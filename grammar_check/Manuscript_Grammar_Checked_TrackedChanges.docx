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2A1" w:rsidRPr="00E66A31" w:rsidRDefault="00D912A1" w:rsidP="00E72F69">
      <w:pPr>
        <w:jc w:val="center"/>
        <w:rPr>
          <w:rFonts w:ascii="Times New Roman" w:hAnsi="Times New Roman" w:cs="Times New Roman"/>
          <w:b/>
          <w:sz w:val="40"/>
        </w:rPr>
      </w:pPr>
      <w:r>
        <w:rPr>
          <w:rFonts w:ascii="Times New Roman" w:hAnsi="Times New Roman" w:cs="Times New Roman"/>
          <w:b/>
          <w:sz w:val="40"/>
        </w:rPr>
        <w:t>Adaptive Multi-Model Approaches for Robust Botnet Attack Detection in Varied IoT Environments</w:t>
      </w:r>
    </w:p>
    <w:p w:rsidR="008023DC" w:rsidRPr="00E66A31" w:rsidRDefault="008023DC" w:rsidP="008023DC">
      <w:pPr>
        <w:pStyle w:val="MDPI16affiliation"/>
        <w:spacing w:line="360" w:lineRule="auto"/>
        <w:ind w:left="284" w:firstLine="0"/>
        <w:jc w:val="center"/>
        <w:rPr>
          <w:rFonts w:ascii="Times New Roman" w:hAnsi="Times New Roman"/>
          <w:b/>
          <w:color w:val="auto"/>
          <w:sz w:val="20"/>
        </w:rPr>
      </w:pPr>
      <w:r>
        <w:rPr>
          <w:rFonts w:ascii="Times New Roman" w:hAnsi="Times New Roman"/>
          <w:color w:val="auto"/>
          <w:sz w:val="20"/>
          <w:vertAlign w:val="superscript"/>
        </w:rPr>
        <w:t>a*</w:t>
      </w:r>
      <w:r>
        <w:rPr>
          <w:rFonts w:ascii="Times New Roman" w:hAnsi="Times New Roman"/>
          <w:b/>
          <w:color w:val="auto"/>
          <w:sz w:val="20"/>
        </w:rPr>
        <w:t xml:space="preserve">Dipak Bhosale, </w:t>
      </w:r>
      <w:r>
        <w:rPr>
          <w:rFonts w:ascii="Times New Roman" w:hAnsi="Times New Roman"/>
          <w:color w:val="auto"/>
          <w:sz w:val="20"/>
          <w:vertAlign w:val="superscript"/>
        </w:rPr>
        <w:t>b</w:t>
      </w:r>
      <w:r>
        <w:rPr>
          <w:rFonts w:ascii="Times New Roman" w:hAnsi="Times New Roman"/>
          <w:b/>
          <w:color w:val="auto"/>
          <w:sz w:val="20"/>
        </w:rPr>
        <w:t xml:space="preserve">Avinash Dhole, </w:t>
      </w:r>
      <w:r>
        <w:rPr>
          <w:rFonts w:ascii="Times New Roman" w:hAnsi="Times New Roman"/>
          <w:color w:val="auto"/>
          <w:sz w:val="20"/>
          <w:vertAlign w:val="superscript"/>
        </w:rPr>
        <w:t>c</w:t>
      </w:r>
      <w:r>
        <w:rPr>
          <w:rFonts w:ascii="Times New Roman" w:hAnsi="Times New Roman"/>
          <w:b/>
          <w:color w:val="auto"/>
          <w:sz w:val="20"/>
        </w:rPr>
        <w:t xml:space="preserve">Pratap B Deshmukh, </w:t>
      </w:r>
      <w:r>
        <w:rPr>
          <w:rFonts w:ascii="Times New Roman" w:hAnsi="Times New Roman"/>
          <w:color w:val="auto"/>
          <w:sz w:val="20"/>
          <w:vertAlign w:val="superscript"/>
        </w:rPr>
        <w:t>d</w:t>
      </w:r>
      <w:r>
        <w:rPr>
          <w:rFonts w:ascii="Times New Roman" w:hAnsi="Times New Roman"/>
          <w:b/>
          <w:color w:val="auto"/>
          <w:sz w:val="20"/>
        </w:rPr>
        <w:t>Mahesh Singh</w:t>
      </w:r>
    </w:p>
    <w:p w:rsidR="008023DC" w:rsidRPr="00E66A31" w:rsidRDefault="008023DC" w:rsidP="008023DC">
      <w:pPr>
        <w:pStyle w:val="MDPI16affiliation"/>
        <w:spacing w:line="360" w:lineRule="auto"/>
        <w:ind w:left="284" w:firstLine="0"/>
        <w:jc w:val="center"/>
        <w:rPr>
          <w:rFonts w:ascii="Times New Roman" w:hAnsi="Times New Roman"/>
          <w:color w:val="auto"/>
          <w:sz w:val="20"/>
        </w:rPr>
      </w:pPr>
      <w:r>
        <w:rPr>
          <w:rFonts w:ascii="Times New Roman" w:hAnsi="Times New Roman"/>
          <w:color w:val="auto"/>
          <w:sz w:val="20"/>
          <w:vertAlign w:val="superscript"/>
        </w:rPr>
        <w:t>a,b</w:t>
      </w:r>
      <w:r>
        <w:rPr>
          <w:rFonts w:ascii="Times New Roman" w:hAnsi="Times New Roman"/>
          <w:color w:val="auto"/>
          <w:sz w:val="20"/>
        </w:rPr>
        <w:t>Department of Computer Science and Engineering, Shri Shankaracharya Technical Campus, Bhilai, India</w:t>
      </w:r>
    </w:p>
    <w:p w:rsidR="008023DC" w:rsidRPr="00E66A31" w:rsidRDefault="008023DC" w:rsidP="008023DC">
      <w:pPr>
        <w:pStyle w:val="MDPI16affiliation"/>
        <w:spacing w:line="360" w:lineRule="auto"/>
        <w:ind w:left="284" w:firstLine="0"/>
        <w:jc w:val="center"/>
        <w:rPr>
          <w:rFonts w:ascii="Times New Roman" w:hAnsi="Times New Roman"/>
          <w:color w:val="auto"/>
          <w:sz w:val="20"/>
        </w:rPr>
      </w:pPr>
      <w:r>
        <w:rPr>
          <w:rFonts w:ascii="Times New Roman" w:hAnsi="Times New Roman"/>
          <w:color w:val="auto"/>
          <w:sz w:val="20"/>
          <w:vertAlign w:val="superscript"/>
        </w:rPr>
        <w:t>c</w:t>
      </w:r>
      <w:r>
        <w:rPr>
          <w:rFonts w:ascii="Times New Roman" w:hAnsi="Times New Roman"/>
          <w:color w:val="auto"/>
          <w:sz w:val="20"/>
        </w:rPr>
        <w:t>Department of Mechanical Engineering, Shri Shankaracharya Technical Campus, Bhilai, India</w:t>
      </w:r>
    </w:p>
    <w:p w:rsidR="008023DC" w:rsidRPr="00E66A31" w:rsidRDefault="008023DC" w:rsidP="008023DC">
      <w:pPr>
        <w:pStyle w:val="MDPI16affiliation"/>
        <w:spacing w:line="360" w:lineRule="auto"/>
        <w:ind w:left="284" w:firstLine="0"/>
        <w:jc w:val="center"/>
        <w:rPr>
          <w:rFonts w:ascii="Times New Roman" w:hAnsi="Times New Roman"/>
          <w:color w:val="auto"/>
        </w:rPr>
      </w:pPr>
      <w:r>
        <w:rPr>
          <w:rFonts w:ascii="Times New Roman" w:hAnsi="Times New Roman"/>
          <w:color w:val="auto"/>
          <w:sz w:val="20"/>
          <w:vertAlign w:val="superscript"/>
        </w:rPr>
        <w:t>d</w:t>
      </w:r>
      <w:r>
        <w:rPr>
          <w:rFonts w:ascii="Times New Roman" w:hAnsi="Times New Roman"/>
          <w:color w:val="auto"/>
          <w:sz w:val="20"/>
        </w:rPr>
        <w:t>Department of Robotics and Automation, Symbiosis Institute of Technology, Pune Campus, Symbiosis International (Deemed University), Pune, India</w:t>
      </w:r>
      <w:r>
        <w:rPr>
          <w:rFonts w:ascii="Times New Roman" w:hAnsi="Times New Roman"/>
          <w:color w:val="auto"/>
        </w:rPr>
        <w:t>;</w:t>
      </w:r>
    </w:p>
    <w:p w:rsidR="00FF051A" w:rsidRPr="00E66A31" w:rsidRDefault="00FF051A" w:rsidP="008023DC">
      <w:pPr>
        <w:pStyle w:val="MDPI16affiliation"/>
        <w:spacing w:line="360" w:lineRule="auto"/>
        <w:ind w:left="284" w:firstLine="0"/>
        <w:jc w:val="center"/>
        <w:rPr>
          <w:rFonts w:ascii="Times New Roman" w:hAnsi="Times New Roman"/>
          <w:color w:val="auto"/>
          <w:sz w:val="20"/>
          <w:szCs w:val="22"/>
        </w:rPr>
      </w:pPr>
      <w:r>
        <w:rPr>
          <w:rFonts w:ascii="Times New Roman" w:hAnsi="Times New Roman"/>
          <w:color w:val="auto"/>
          <w:sz w:val="20"/>
          <w:szCs w:val="22"/>
        </w:rPr>
        <w:t>*Corresponding Author Email: deepbhosale507@gmail.com</w:t>
      </w:r>
    </w:p>
    <w:p w:rsidR="0046575F" w:rsidRPr="00E66A31" w:rsidRDefault="00527F72" w:rsidP="00527F72">
      <w:pPr>
        <w:spacing w:before="240" w:after="0"/>
        <w:jc w:val="both"/>
        <w:rPr>
          <w:rFonts w:ascii="Times New Roman" w:hAnsi="Times New Roman" w:cs="Times New Roman"/>
          <w:b/>
          <w:sz w:val="24"/>
          <w:szCs w:val="24"/>
        </w:rPr>
      </w:pPr>
      <w:r>
        <w:rPr>
          <w:rFonts w:ascii="Times New Roman" w:hAnsi="Times New Roman" w:cs="Times New Roman"/>
          <w:b/>
          <w:sz w:val="24"/>
          <w:szCs w:val="24"/>
        </w:rPr>
        <w:t xml:space="preserve">Abstract </w:t>
      </w:r>
    </w:p>
    <w:p w:rsidR="006F1FAA" w:rsidRDefault="006F1FAA" w:rsidP="00527F72">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A651"/>
          <w:sz w:val="24"/>
          <w:szCs w:val="24"/>
          <w:lang w:eastAsia="en-IN"/>
        </w:rPr>
        <w:t>This paper presents a systematic, controlled comparison of deep learning architectures for network intrusion detection, focusing on attack types relevant to Internet of Things (IoT) botnet security and using the CSE-CIC-IDS2018 benchmark dataset.</w:t>
      </w:r>
      <w:r>
        <w:rPr>
          <w:rFonts w:ascii="Times New Roman" w:eastAsia="Times New Roman" w:hAnsi="Times New Roman" w:cs="Times New Roman"/>
          <w:sz w:val="24"/>
          <w:szCs w:val="24"/>
          <w:lang w:eastAsia="en-IN"/>
        </w:rPr>
        <w:t xml:space="preserve"> Six advanced architectures were </w:t>
      </w:r>
      <w:del w:id="90004" w:author="Grammar Check" w:date="2026-10-02T00:00:00Z">
        <w:r>
          <w:rPr>
            <w:rFonts w:ascii="Times New Roman" w:eastAsia="Times New Roman" w:hAnsi="Times New Roman" w:cs="Times New Roman"/>
            <w:sz w:val="24"/>
            <w:szCs w:val="24"/>
            <w:lang w:eastAsia="en-IN"/>
          </w:rPr>
          <w:delText xml:space="preserve">created</w:delText>
        </w:r>
      </w:del>
      <w:ins w:id="90005" w:author="Grammar Check" w:date="2026-10-02T00:00:00Z">
        <w:r>
          <w:rPr>
            <w:rFonts w:ascii="Times New Roman" w:eastAsia="Times New Roman" w:hAnsi="Times New Roman" w:cs="Times New Roman"/>
            <w:sz w:val="24"/>
            <w:szCs w:val="24"/>
            <w:lang w:eastAsia="en-IN"/>
          </w:rPr>
          <w:t xml:space="preserve">developed</w:t>
        </w:r>
      </w:ins>
      <w:r>
        <w:rPr>
          <w:rFonts w:ascii="Times New Roman" w:eastAsia="Times New Roman" w:hAnsi="Times New Roman" w:cs="Times New Roman"/>
          <w:sz w:val="24"/>
          <w:szCs w:val="24"/>
          <w:lang w:eastAsia="en-IN"/>
        </w:rPr>
        <w:t xml:space="preserve"> and </w:t>
      </w:r>
      <w:del w:id="90002" w:author="Grammar Check" w:date="2026-10-02T00:00:00Z">
        <w:r>
          <w:rPr>
            <w:rFonts w:ascii="Times New Roman" w:eastAsia="Times New Roman" w:hAnsi="Times New Roman" w:cs="Times New Roman"/>
            <w:sz w:val="24"/>
            <w:szCs w:val="24"/>
            <w:lang w:eastAsia="en-IN"/>
          </w:rPr>
          <w:delText xml:space="preserve">contrasted</w:delText>
        </w:r>
      </w:del>
      <w:ins w:id="90003" w:author="Grammar Check" w:date="2026-10-02T00:00:00Z">
        <w:r>
          <w:rPr>
            <w:rFonts w:ascii="Times New Roman" w:eastAsia="Times New Roman" w:hAnsi="Times New Roman" w:cs="Times New Roman"/>
            <w:sz w:val="24"/>
            <w:szCs w:val="24"/>
            <w:lang w:eastAsia="en-IN"/>
          </w:rPr>
          <w:t xml:space="preserve">compared for their ability</w:t>
        </w:r>
      </w:ins>
      <w:r>
        <w:rPr>
          <w:rFonts w:ascii="Times New Roman" w:eastAsia="Times New Roman" w:hAnsi="Times New Roman" w:cs="Times New Roman"/>
          <w:sz w:val="24"/>
          <w:szCs w:val="24"/>
          <w:lang w:eastAsia="en-IN"/>
        </w:rPr>
        <w:t xml:space="preserve"> to</w:t>
      </w:r>
      <w:del w:id="90001" w:author="Grammar Check" w:date="2026-10-02T00:00:00Z">
        <w:r>
          <w:rPr>
            <w:rFonts w:ascii="Times New Roman" w:eastAsia="Times New Roman" w:hAnsi="Times New Roman" w:cs="Times New Roman"/>
            <w:sz w:val="24"/>
            <w:szCs w:val="24"/>
            <w:lang w:eastAsia="en-IN"/>
          </w:rPr>
          <w:delText xml:space="preserve"> successfully</w:delText>
        </w:r>
      </w:del>
      <w:r>
        <w:rPr>
          <w:rFonts w:ascii="Times New Roman" w:eastAsia="Times New Roman" w:hAnsi="Times New Roman" w:cs="Times New Roman"/>
          <w:sz w:val="24"/>
          <w:szCs w:val="24"/>
          <w:lang w:eastAsia="en-IN"/>
        </w:rPr>
        <w:t xml:space="preserve"> learn a wide variety of spatial, temporal, and contextual patterns in IoT network traffic: Feedforward Neural Network (FNN), One-Dimensional Convolutional Neural Network (CNN-1D), Long Short-Term Memory Network (LSTM), Convolutional Neural Network-Transformer Hybrid (</w:t>
      </w:r>
      <w:r>
        <w:rPr>
          <w:rFonts w:ascii="Times New Roman" w:eastAsia="Times New Roman" w:hAnsi="Times New Roman" w:cs="Times New Roman"/>
          <w:color w:val="0070C0"/>
          <w:sz w:val="24"/>
          <w:szCs w:val="24"/>
          <w:lang w:eastAsia="en-IN"/>
        </w:rPr>
        <w:t>CNN-Transformer</w:t>
      </w:r>
      <w:r>
        <w:rPr>
          <w:rFonts w:ascii="Times New Roman" w:eastAsia="Times New Roman" w:hAnsi="Times New Roman" w:cs="Times New Roman"/>
          <w:sz w:val="24"/>
          <w:szCs w:val="24"/>
          <w:lang w:eastAsia="en-IN"/>
        </w:rPr>
        <w:t>), Bidirectional Long Short-Term Memory-Transformer Hybrid (</w:t>
      </w:r>
      <w:r>
        <w:rPr>
          <w:rFonts w:ascii="Times New Roman" w:eastAsia="Times New Roman" w:hAnsi="Times New Roman" w:cs="Times New Roman"/>
          <w:color w:val="0070C0"/>
          <w:sz w:val="24"/>
          <w:szCs w:val="24"/>
          <w:lang w:eastAsia="en-IN"/>
        </w:rPr>
        <w:t>BiLSTM-Transformer</w:t>
      </w:r>
      <w:r>
        <w:rPr>
          <w:rFonts w:ascii="Times New Roman" w:eastAsia="Times New Roman" w:hAnsi="Times New Roman" w:cs="Times New Roman"/>
          <w:sz w:val="24"/>
          <w:szCs w:val="24"/>
          <w:lang w:eastAsia="en-IN"/>
        </w:rPr>
        <w:t xml:space="preserve">), and </w:t>
      </w:r>
      <w:del w:id="90018" w:author="Grammar Check" w:date="2026-10-02T00:00:00Z">
        <w:r>
          <w:rPr>
            <w:rFonts w:ascii="Times New Roman" w:eastAsia="Times New Roman" w:hAnsi="Times New Roman" w:cs="Times New Roman"/>
            <w:sz w:val="24"/>
            <w:szCs w:val="24"/>
            <w:lang w:eastAsia="en-IN"/>
          </w:rPr>
          <w:delText xml:space="preserve">the</w:delText>
        </w:r>
      </w:del>
      <w:ins w:id="90019" w:author="Grammar Check" w:date="2026-10-02T00:00:00Z">
        <w:r>
          <w:rPr>
            <w:rFonts w:ascii="Times New Roman" w:eastAsia="Times New Roman" w:hAnsi="Times New Roman" w:cs="Times New Roman"/>
            <w:sz w:val="24"/>
            <w:szCs w:val="24"/>
            <w:lang w:eastAsia="en-IN"/>
          </w:rPr>
          <w:t xml:space="preserve">Convolutional</w:t>
        </w:r>
      </w:ins>
      <w:r>
        <w:rPr>
          <w:rFonts w:ascii="Times New Roman" w:eastAsia="Times New Roman" w:hAnsi="Times New Roman" w:cs="Times New Roman"/>
          <w:sz w:val="24"/>
          <w:szCs w:val="24"/>
          <w:lang w:eastAsia="en-IN"/>
        </w:rPr>
        <w:t xml:space="preserve"> </w:t>
      </w:r>
      <w:del w:id="90016" w:author="Grammar Check" w:date="2026-10-02T00:00:00Z">
        <w:r>
          <w:rPr>
            <w:rFonts w:ascii="Times New Roman" w:eastAsia="Times New Roman" w:hAnsi="Times New Roman" w:cs="Times New Roman"/>
            <w:sz w:val="24"/>
            <w:szCs w:val="24"/>
            <w:lang w:eastAsia="en-IN"/>
          </w:rPr>
          <w:delText xml:space="preserve">convolutional</w:delText>
        </w:r>
      </w:del>
      <w:ins w:id="90017" w:author="Grammar Check" w:date="2026-10-02T00:00:00Z">
        <w:r>
          <w:rPr>
            <w:rFonts w:ascii="Times New Roman" w:eastAsia="Times New Roman" w:hAnsi="Times New Roman" w:cs="Times New Roman"/>
            <w:sz w:val="24"/>
            <w:szCs w:val="24"/>
            <w:lang w:eastAsia="en-IN"/>
          </w:rPr>
          <w:t xml:space="preserve">Neural</w:t>
        </w:r>
      </w:ins>
      <w:r>
        <w:rPr>
          <w:rFonts w:ascii="Times New Roman" w:eastAsia="Times New Roman" w:hAnsi="Times New Roman" w:cs="Times New Roman"/>
          <w:sz w:val="24"/>
          <w:szCs w:val="24"/>
          <w:lang w:eastAsia="en-IN"/>
        </w:rPr>
        <w:t xml:space="preserve"> </w:t>
      </w:r>
      <w:del w:id="90014" w:author="Grammar Check" w:date="2026-10-02T00:00:00Z">
        <w:r>
          <w:rPr>
            <w:rFonts w:ascii="Times New Roman" w:eastAsia="Times New Roman" w:hAnsi="Times New Roman" w:cs="Times New Roman"/>
            <w:sz w:val="24"/>
            <w:szCs w:val="24"/>
            <w:lang w:eastAsia="en-IN"/>
          </w:rPr>
          <w:delText xml:space="preserve">neural</w:delText>
        </w:r>
      </w:del>
      <w:ins w:id="90015" w:author="Grammar Check" w:date="2026-10-02T00:00:00Z">
        <w:r>
          <w:rPr>
            <w:rFonts w:ascii="Times New Roman" w:eastAsia="Times New Roman" w:hAnsi="Times New Roman" w:cs="Times New Roman"/>
            <w:sz w:val="24"/>
            <w:szCs w:val="24"/>
            <w:lang w:eastAsia="en-IN"/>
          </w:rPr>
          <w:t xml:space="preserve">Network-Bidirectional</w:t>
        </w:r>
      </w:ins>
      <w:r>
        <w:rPr>
          <w:rFonts w:ascii="Times New Roman" w:eastAsia="Times New Roman" w:hAnsi="Times New Roman" w:cs="Times New Roman"/>
          <w:sz w:val="24"/>
          <w:szCs w:val="24"/>
          <w:lang w:eastAsia="en-IN"/>
        </w:rPr>
        <w:t xml:space="preserve"> </w:t>
      </w:r>
      <w:del w:id="90012" w:author="Grammar Check" w:date="2026-10-02T00:00:00Z">
        <w:r>
          <w:rPr>
            <w:rFonts w:ascii="Times New Roman" w:eastAsia="Times New Roman" w:hAnsi="Times New Roman" w:cs="Times New Roman"/>
            <w:sz w:val="24"/>
            <w:szCs w:val="24"/>
            <w:lang w:eastAsia="en-IN"/>
          </w:rPr>
          <w:delText xml:space="preserve">network</w:delText>
        </w:r>
      </w:del>
      <w:ins w:id="90013" w:author="Grammar Check" w:date="2026-10-02T00:00:00Z">
        <w:r>
          <w:rPr>
            <w:rFonts w:ascii="Times New Roman" w:eastAsia="Times New Roman" w:hAnsi="Times New Roman" w:cs="Times New Roman"/>
            <w:sz w:val="24"/>
            <w:szCs w:val="24"/>
            <w:lang w:eastAsia="en-IN"/>
          </w:rPr>
          <w:t xml:space="preserve">Long Short</w:t>
        </w:r>
      </w:ins>
      <w:r>
        <w:rPr>
          <w:rFonts w:ascii="Times New Roman" w:eastAsia="Times New Roman" w:hAnsi="Times New Roman" w:cs="Times New Roman"/>
          <w:sz w:val="24"/>
          <w:szCs w:val="24"/>
          <w:lang w:eastAsia="en-IN"/>
        </w:rPr>
        <w:t xml:space="preserve">-</w:t>
      </w:r>
      <w:del w:id="90010" w:author="Grammar Check" w:date="2026-10-02T00:00:00Z">
        <w:r>
          <w:rPr>
            <w:rFonts w:ascii="Times New Roman" w:eastAsia="Times New Roman" w:hAnsi="Times New Roman" w:cs="Times New Roman"/>
            <w:sz w:val="24"/>
            <w:szCs w:val="24"/>
            <w:lang w:eastAsia="en-IN"/>
          </w:rPr>
          <w:delText xml:space="preserve">bidirectional</w:delText>
        </w:r>
      </w:del>
      <w:ins w:id="90011" w:author="Grammar Check" w:date="2026-10-02T00:00:00Z">
        <w:r>
          <w:rPr>
            <w:rFonts w:ascii="Times New Roman" w:eastAsia="Times New Roman" w:hAnsi="Times New Roman" w:cs="Times New Roman"/>
            <w:sz w:val="24"/>
            <w:szCs w:val="24"/>
            <w:lang w:eastAsia="en-IN"/>
          </w:rPr>
          <w:t xml:space="preserve">Term</w:t>
        </w:r>
      </w:ins>
      <w:r>
        <w:rPr>
          <w:rFonts w:ascii="Times New Roman" w:eastAsia="Times New Roman" w:hAnsi="Times New Roman" w:cs="Times New Roman"/>
          <w:sz w:val="24"/>
          <w:szCs w:val="24"/>
          <w:lang w:eastAsia="en-IN"/>
        </w:rPr>
        <w:t xml:space="preserve"> </w:t>
      </w:r>
      <w:del w:id="90008" w:author="Grammar Check" w:date="2026-10-02T00:00:00Z">
        <w:r>
          <w:rPr>
            <w:rFonts w:ascii="Times New Roman" w:eastAsia="Times New Roman" w:hAnsi="Times New Roman" w:cs="Times New Roman"/>
            <w:sz w:val="24"/>
            <w:szCs w:val="24"/>
            <w:lang w:eastAsia="en-IN"/>
          </w:rPr>
          <w:delText xml:space="preserve">long</w:delText>
        </w:r>
      </w:del>
      <w:ins w:id="90009" w:author="Grammar Check" w:date="2026-10-02T00:00:00Z">
        <w:r>
          <w:rPr>
            <w:rFonts w:ascii="Times New Roman" w:eastAsia="Times New Roman" w:hAnsi="Times New Roman" w:cs="Times New Roman"/>
            <w:sz w:val="24"/>
            <w:szCs w:val="24"/>
            <w:lang w:eastAsia="en-IN"/>
          </w:rPr>
          <w:t xml:space="preserve">Memory</w:t>
        </w:r>
      </w:ins>
      <w:r>
        <w:rPr>
          <w:rFonts w:ascii="Times New Roman" w:eastAsia="Times New Roman" w:hAnsi="Times New Roman" w:cs="Times New Roman"/>
          <w:sz w:val="24"/>
          <w:szCs w:val="24"/>
          <w:lang w:eastAsia="en-IN"/>
        </w:rPr>
        <w:t xml:space="preserve"> </w:t>
      </w:r>
      <w:del w:id="90006" w:author="Grammar Check" w:date="2026-10-02T00:00:00Z">
        <w:r>
          <w:rPr>
            <w:rFonts w:ascii="Times New Roman" w:eastAsia="Times New Roman" w:hAnsi="Times New Roman" w:cs="Times New Roman"/>
            <w:sz w:val="24"/>
            <w:szCs w:val="24"/>
            <w:lang w:eastAsia="en-IN"/>
          </w:rPr>
          <w:delText xml:space="preserve">short-term memory</w:delText>
        </w:r>
      </w:del>
      <w:ins w:id="90007" w:author="Grammar Check" w:date="2026-10-02T00:00:00Z">
        <w:r>
          <w:rPr>
            <w:rFonts w:ascii="Times New Roman" w:eastAsia="Times New Roman" w:hAnsi="Times New Roman" w:cs="Times New Roman"/>
            <w:sz w:val="24"/>
            <w:szCs w:val="24"/>
            <w:lang w:eastAsia="en-IN"/>
          </w:rPr>
          <w:t xml:space="preserve">Hybrid</w:t>
        </w:r>
      </w:ins>
      <w:r>
        <w:rPr>
          <w:rFonts w:ascii="Times New Roman" w:eastAsia="Times New Roman" w:hAnsi="Times New Roman" w:cs="Times New Roman"/>
          <w:sz w:val="24"/>
          <w:szCs w:val="24"/>
          <w:lang w:eastAsia="en-IN"/>
        </w:rPr>
        <w:t xml:space="preserve"> (CNN-BiLSTM). </w:t>
      </w:r>
      <w:r>
        <w:rPr>
          <w:rFonts w:ascii="Times New Roman" w:eastAsia="Times New Roman" w:hAnsi="Times New Roman" w:cs="Times New Roman"/>
          <w:color w:val="C00000"/>
          <w:sz w:val="24"/>
          <w:szCs w:val="24"/>
          <w:lang w:eastAsia="en-IN"/>
        </w:rPr>
        <w:t>A class-balanced sample was drawn from the data to reduce computational cost,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A651"/>
          <w:sz w:val="24"/>
          <w:szCs w:val="24"/>
          <w:lang w:eastAsia="en-IN"/>
        </w:rPr>
        <w:t>and all models were trained under identical preprocessing, partitioning, and training conditions and evaluated using</w:t>
      </w:r>
      <w:r>
        <w:rPr>
          <w:rFonts w:ascii="Times New Roman" w:eastAsia="Times New Roman" w:hAnsi="Times New Roman" w:cs="Times New Roman"/>
          <w:sz w:val="24"/>
          <w:szCs w:val="24"/>
          <w:lang w:eastAsia="en-IN"/>
        </w:rPr>
        <w:t xml:space="preserve"> accuracy, precision, recall, macro-F1, AUC, AP, Kappa, and MCC. The experimental results indicate that </w:t>
      </w:r>
      <w:r>
        <w:rPr>
          <w:rFonts w:ascii="Times New Roman" w:eastAsia="Times New Roman" w:hAnsi="Times New Roman" w:cs="Times New Roman"/>
          <w:color w:val="0070C0"/>
          <w:sz w:val="24"/>
          <w:szCs w:val="24"/>
          <w:lang w:eastAsia="en-IN"/>
        </w:rPr>
        <w:t>combining convolutional feature extraction with bidirectional temporal modeling yields the strongest overall performance, whereas adding attention mechanisms did not improve on well-designed standalone models</w:t>
      </w:r>
      <w:r>
        <w:rPr>
          <w:rFonts w:ascii="Times New Roman" w:eastAsia="Times New Roman" w:hAnsi="Times New Roman" w:cs="Times New Roman"/>
          <w:sz w:val="24"/>
          <w:szCs w:val="24"/>
          <w:lang w:eastAsia="en-IN"/>
        </w:rPr>
        <w:t xml:space="preserve">. Among the evaluated models, the CNN-BiLSTM hybrid </w:t>
      </w:r>
      <w:r>
        <w:rPr>
          <w:rFonts w:ascii="Times New Roman" w:eastAsia="Times New Roman" w:hAnsi="Times New Roman" w:cs="Times New Roman"/>
          <w:color w:val="0070C0"/>
          <w:sz w:val="24"/>
          <w:szCs w:val="24"/>
          <w:lang w:eastAsia="en-IN"/>
        </w:rPr>
        <w:t>achieved the best overall performance, ranking first on six of the eight metrics</w:t>
      </w:r>
      <w:r>
        <w:rPr>
          <w:rFonts w:ascii="Times New Roman" w:eastAsia="Times New Roman" w:hAnsi="Times New Roman" w:cs="Times New Roman"/>
          <w:sz w:val="24"/>
          <w:szCs w:val="24"/>
          <w:lang w:eastAsia="en-IN"/>
        </w:rPr>
        <w:t>, attaining an accuracy of 0.8940, a recall of 0.9151, a macro-F1 score of 0.7750, and an AUC of 0.9862</w:t>
      </w:r>
      <w:r>
        <w:rPr>
          <w:rFonts w:ascii="Times New Roman" w:eastAsia="Times New Roman" w:hAnsi="Times New Roman" w:cs="Times New Roman"/>
          <w:color w:val="0070C0"/>
          <w:sz w:val="24"/>
          <w:szCs w:val="24"/>
          <w:lang w:eastAsia="en-IN"/>
        </w:rPr>
        <w:t>, while the standalone CNN-1D achieved the highest macro-F1 score (0.7844), indicating more balanced detection across classes.</w:t>
      </w:r>
      <w:r>
        <w:rPr>
          <w:rFonts w:ascii="Times New Roman" w:eastAsia="Times New Roman" w:hAnsi="Times New Roman" w:cs="Times New Roman"/>
          <w:sz w:val="24"/>
          <w:szCs w:val="24"/>
          <w:lang w:eastAsia="en-IN"/>
        </w:rPr>
        <w:t xml:space="preserve"> Receiver Operating Characteristic (ROC) and precision–recall curves, epoch-wise training analyses, and confusion matrices </w:t>
      </w:r>
      <w:r>
        <w:rPr>
          <w:rFonts w:ascii="Times New Roman" w:eastAsia="Times New Roman" w:hAnsi="Times New Roman" w:cs="Times New Roman"/>
          <w:color w:val="0070C0"/>
          <w:sz w:val="24"/>
          <w:szCs w:val="24"/>
          <w:lang w:eastAsia="en-IN"/>
        </w:rPr>
        <w:t>further characterize the class-wise behavior of each model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70C0"/>
          <w:sz w:val="24"/>
          <w:szCs w:val="24"/>
          <w:lang w:eastAsia="en-IN"/>
        </w:rPr>
        <w:t>Overall, the study provides practical guidance for selecting intrusion detection architectures under common experimental conditions; validation on IoT-native datasets remains necessary before IoT-specific deployment claims can be made.</w:t>
      </w:r>
    </w:p>
    <w:p w:rsidR="00527F72" w:rsidRPr="00E66A31" w:rsidRDefault="00527F72" w:rsidP="00527F72">
      <w:pPr>
        <w:spacing w:before="240" w:after="0"/>
        <w:jc w:val="both"/>
        <w:rPr>
          <w:rFonts w:ascii="Times New Roman" w:hAnsi="Times New Roman" w:cs="Times New Roman"/>
          <w:b/>
          <w:sz w:val="24"/>
          <w:szCs w:val="24"/>
        </w:rPr>
      </w:pPr>
      <w:r>
        <w:rPr>
          <w:rFonts w:ascii="Times New Roman" w:hAnsi="Times New Roman" w:cs="Times New Roman"/>
          <w:b/>
          <w:sz w:val="24"/>
          <w:szCs w:val="24"/>
        </w:rPr>
        <w:t xml:space="preserve">Keywords: </w:t>
      </w:r>
      <w:r>
        <w:rPr>
          <w:rFonts w:ascii="Times New Roman" w:eastAsia="Times New Roman" w:hAnsi="Times New Roman" w:cs="Times New Roman"/>
          <w:sz w:val="24"/>
          <w:szCs w:val="24"/>
          <w:lang w:eastAsia="en-IN"/>
        </w:rPr>
        <w:t xml:space="preserve">IoT Security, FNN, CNN-1D, LSTM, </w:t>
      </w:r>
      <w:r>
        <w:rPr>
          <w:rFonts w:ascii="Times New Roman" w:eastAsia="Times New Roman" w:hAnsi="Times New Roman" w:cs="Times New Roman"/>
          <w:color w:val="0070C0"/>
          <w:sz w:val="24"/>
          <w:szCs w:val="24"/>
          <w:lang w:eastAsia="en-IN"/>
        </w:rPr>
        <w:t>BiLSTM-Transformer</w:t>
      </w:r>
      <w:r>
        <w:rPr>
          <w:rFonts w:ascii="Times New Roman" w:eastAsia="Times New Roman" w:hAnsi="Times New Roman" w:cs="Times New Roman"/>
          <w:sz w:val="24"/>
          <w:szCs w:val="24"/>
          <w:lang w:eastAsia="en-IN"/>
        </w:rPr>
        <w:t xml:space="preserve">, CNN-BiLSTM Hybrid Model,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sz w:val="24"/>
          <w:szCs w:val="24"/>
          <w:lang w:eastAsia="en-IN"/>
        </w:rPr>
        <w:t>, Anomaly Detection.</w:t>
      </w:r>
    </w:p>
    <w:p w:rsidR="00527F72" w:rsidRPr="00E66A31" w:rsidRDefault="00686F27" w:rsidP="00686F27">
      <w:pPr>
        <w:spacing w:before="240"/>
        <w:jc w:val="both"/>
        <w:rPr>
          <w:rFonts w:ascii="Times New Roman" w:hAnsi="Times New Roman" w:cs="Times New Roman"/>
          <w:b/>
          <w:sz w:val="28"/>
          <w:szCs w:val="24"/>
        </w:rPr>
      </w:pPr>
      <w:r>
        <w:rPr>
          <w:rFonts w:ascii="Times New Roman" w:hAnsi="Times New Roman" w:cs="Times New Roman"/>
          <w:b/>
          <w:sz w:val="28"/>
          <w:szCs w:val="24"/>
        </w:rPr>
        <w:t xml:space="preserve">I. INTRODUCTION </w:t>
      </w:r>
    </w:p>
    <w:p w:rsidR="00A5512E" w:rsidRPr="00A5512E" w:rsidRDefault="00A5512E" w:rsidP="00A5512E">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rapid adoption of IoT devices across smart homes, healthcare, industrial automation, and critical infrastructure has expanded the digital ecosystem while simultaneously increasing its exposure to cyber threats [1]. Among these threats, botnet-based attacks pose significant security risks by enabling large-scale Distributed Denial-of-Service (DDoS) attacks, unauthorized access, device hijacking, information theft, and service disruption. Traditional intrusion detection systems (IDSs), which primarily rely on signature-based or rule-based mechanisms, may have limited effectiveness </w:t>
        <w:t>against sophisticated and evolving attack patterns due to the heterogeneous and dynamic nature of IoT network traffic [2]. Consequently, there is a growing need for intelligent and data-driven intrusion detection approaches capable of learning complex attack patterns and adapting to the continuously evolving IoT threat landscape.</w:t>
      </w:r>
    </w:p>
    <w:p w:rsidR="004639FC" w:rsidRPr="00E66A31" w:rsidRDefault="004639FC" w:rsidP="00222234">
      <w:pPr>
        <w:spacing w:after="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4C98FFE" wp14:editId="282D5FD1">
            <wp:extent cx="3849701" cy="29402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9701" cy="2940233"/>
                    </a:xfrm>
                    <a:prstGeom prst="rect">
                      <a:avLst/>
                    </a:prstGeom>
                  </pic:spPr>
                </pic:pic>
              </a:graphicData>
            </a:graphic>
          </wp:inline>
        </w:drawing>
      </w:r>
    </w:p>
    <w:p w:rsidR="004639FC" w:rsidRPr="00E66A31" w:rsidRDefault="000031D0" w:rsidP="00222234">
      <w:pPr>
        <w:jc w:val="center"/>
        <w:rPr>
          <w:sz w:val="24"/>
          <w:szCs w:val="24"/>
        </w:rPr>
      </w:pPr>
      <w:r>
        <w:rPr>
          <w:rFonts w:ascii="Times New Roman" w:hAnsi="Times New Roman" w:cs="Times New Roman"/>
          <w:b/>
          <w:sz w:val="24"/>
          <w:szCs w:val="24"/>
        </w:rPr>
        <w:t>Figure 1.</w:t>
      </w:r>
      <w:r>
        <w:rPr>
          <w:rFonts w:ascii="Times New Roman" w:hAnsi="Times New Roman" w:cs="Times New Roman"/>
          <w:sz w:val="24"/>
          <w:szCs w:val="24"/>
        </w:rPr>
        <w:t xml:space="preserve"> Proposed IoT cyber-threat detection framework </w:t>
      </w: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Figure 1 illustrates an IoT-based cyber-threat detection framework in which legitimate and malicious sources generate network traffic containing both benign and attack activities, including malware, DoS, and Man-in-the-Middle attacks. A machine learning-based intrusion detection system (IDS) analyzes the incoming traffic and </w:t>
      </w:r>
      <w:r>
        <w:rPr>
          <w:rFonts w:ascii="Times New Roman" w:hAnsi="Times New Roman" w:cs="Times New Roman"/>
          <w:color w:val="0070C0"/>
          <w:sz w:val="24"/>
          <w:szCs w:val="24"/>
        </w:rPr>
        <w:t>classifies each flow as benign or as one of the attack categories</w:t>
      </w:r>
      <w:r>
        <w:rPr>
          <w:rFonts w:ascii="Times New Roman" w:hAnsi="Times New Roman" w:cs="Times New Roman"/>
          <w:sz w:val="24"/>
          <w:szCs w:val="24"/>
        </w:rPr>
        <w:t xml:space="preserve"> based on learned traffic patterns. Detected threats generate alerts that are forwarded to a security management unit, where alert handling, forensic analysis, administrator supervision, and decision-making processes support appropriate security responses. Overall, the framework illustrates the flow of network traffic, machine learning-based threat classification, and subsequent security responses in an IoT cyber-defense environment [3].</w:t>
      </w:r>
    </w:p>
    <w:p w:rsidR="00A5512E" w:rsidRPr="00A5512E" w:rsidRDefault="00A5512E" w:rsidP="00A5512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Recently, deep learning has demonstrated considerable potential for network security because of its ability to automatically learn hierarchical representations from high-dimensional traffic data [4]. Commonly investigated architectures for intrusion detection include FNNs, CNNs, and LSTM networks. However, standalone architectures may have limitations in simultaneously capturing spatial, temporal, and contextual characteristics of IoT botnet traffic. Hybrid architectures, such as CNN-BiLSTM, CNN-Transformer, and BiLSTM-Transformer, combine complementary feature extraction and learning mechanisms, potentially improving detection performance and robustness compared with standalone architectures [5].</w:t>
      </w:r>
    </w:p>
    <w:p w:rsidR="00A5512E" w:rsidRPr="00A5512E" w:rsidRDefault="00A5512E" w:rsidP="00A5512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overcome these difficulties, this paper provides </w:t>
      </w:r>
      <w:r>
        <w:rPr>
          <w:rFonts w:ascii="Times New Roman" w:hAnsi="Times New Roman" w:cs="Times New Roman"/>
          <w:color w:val="00A651"/>
          <w:sz w:val="24"/>
          <w:szCs w:val="24"/>
        </w:rPr>
        <w:t>a controlled comparison of six deep learning models for detecting attacks relevant to IoT botnet security</w:t>
      </w:r>
      <w:r>
        <w:rPr>
          <w:rFonts w:ascii="Times New Roman" w:hAnsi="Times New Roman" w:cs="Times New Roman"/>
          <w:sz w:val="24"/>
          <w:szCs w:val="24"/>
        </w:rPr>
        <w:t xml:space="preserve"> using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which is a widely used benchmark for network intrusion detection. The dataset </w:t>
      </w:r>
      <w:del w:id="90028" w:author="Grammar Check" w:date="2026-10-02T00:00:00Z">
        <w:r>
          <w:rPr>
            <w:rFonts w:ascii="Times New Roman" w:hAnsi="Times New Roman" w:cs="Times New Roman"/>
            <w:sz w:val="24"/>
            <w:szCs w:val="24"/>
          </w:rPr>
          <w:delText xml:space="preserve">has</w:delText>
        </w:r>
      </w:del>
      <w:ins w:id="90029" w:author="Grammar Check" w:date="2026-10-02T00:00:00Z">
        <w:r>
          <w:rPr>
            <w:rFonts w:ascii="Times New Roman" w:hAnsi="Times New Roman" w:cs="Times New Roman"/>
            <w:sz w:val="24"/>
            <w:szCs w:val="24"/>
          </w:rPr>
          <w:t xml:space="preserve">contains</w:t>
        </w:r>
      </w:ins>
      <w:r>
        <w:rPr>
          <w:rFonts w:ascii="Times New Roman" w:hAnsi="Times New Roman" w:cs="Times New Roman"/>
          <w:sz w:val="24"/>
          <w:szCs w:val="24"/>
        </w:rPr>
        <w:t xml:space="preserve"> varied attack conditions and </w:t>
      </w:r>
      <w:del w:id="90026" w:author="Grammar Check" w:date="2026-10-02T00:00:00Z">
        <w:r>
          <w:rPr>
            <w:rFonts w:ascii="Times New Roman" w:hAnsi="Times New Roman" w:cs="Times New Roman"/>
            <w:sz w:val="24"/>
            <w:szCs w:val="24"/>
          </w:rPr>
          <w:delText xml:space="preserve">real</w:delText>
        </w:r>
      </w:del>
      <w:ins w:id="90027" w:author="Grammar Check" w:date="2026-10-02T00:00:00Z">
        <w:r>
          <w:rPr>
            <w:rFonts w:ascii="Times New Roman" w:hAnsi="Times New Roman" w:cs="Times New Roman"/>
            <w:sz w:val="24"/>
            <w:szCs w:val="24"/>
          </w:rPr>
          <w:t xml:space="preserve">realistic</w:t>
        </w:r>
      </w:ins>
      <w:r>
        <w:rPr>
          <w:rFonts w:ascii="Times New Roman" w:hAnsi="Times New Roman" w:cs="Times New Roman"/>
          <w:sz w:val="24"/>
          <w:szCs w:val="24"/>
        </w:rPr>
        <w:t xml:space="preserve"> network behavior</w:t>
      </w:r>
      <w:ins w:id="90025"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in addition to challenges such as class imbalance and </w:t>
      </w:r>
      <w:del w:id="90023" w:author="Grammar Check" w:date="2026-10-02T00:00:00Z">
        <w:r>
          <w:rPr>
            <w:rFonts w:ascii="Times New Roman" w:hAnsi="Times New Roman" w:cs="Times New Roman"/>
            <w:sz w:val="24"/>
            <w:szCs w:val="24"/>
          </w:rPr>
          <w:delText xml:space="preserve">large</w:delText>
        </w:r>
      </w:del>
      <w:ins w:id="90024" w:author="Grammar Check" w:date="2026-10-02T00:00:00Z">
        <w:r>
          <w:rPr>
            <w:rFonts w:ascii="Times New Roman" w:hAnsi="Times New Roman" w:cs="Times New Roman"/>
            <w:sz w:val="24"/>
            <w:szCs w:val="24"/>
          </w:rPr>
          <w:t xml:space="preserve">high</w:t>
        </w:r>
      </w:ins>
      <w:r>
        <w:rPr>
          <w:rFonts w:ascii="Times New Roman" w:hAnsi="Times New Roman" w:cs="Times New Roman"/>
          <w:sz w:val="24"/>
          <w:szCs w:val="24"/>
        </w:rPr>
        <w:t xml:space="preserve"> feature </w:t>
      </w:r>
      <w:del w:id="90021" w:author="Grammar Check" w:date="2026-10-02T00:00:00Z">
        <w:r>
          <w:rPr>
            <w:rFonts w:ascii="Times New Roman" w:hAnsi="Times New Roman" w:cs="Times New Roman"/>
            <w:sz w:val="24"/>
            <w:szCs w:val="24"/>
          </w:rPr>
          <w:delText xml:space="preserve">dimensions</w:delText>
        </w:r>
      </w:del>
      <w:ins w:id="90022" w:author="Grammar Check" w:date="2026-10-02T00:00:00Z">
        <w:r>
          <w:rPr>
            <w:rFonts w:ascii="Times New Roman" w:hAnsi="Times New Roman" w:cs="Times New Roman"/>
            <w:sz w:val="24"/>
            <w:szCs w:val="24"/>
          </w:rPr>
          <w:t xml:space="preserve">dimensionality</w:t>
        </w:r>
      </w:ins>
      <w:r>
        <w:rPr>
          <w:rFonts w:ascii="Times New Roman" w:hAnsi="Times New Roman" w:cs="Times New Roman"/>
          <w:sz w:val="24"/>
          <w:szCs w:val="24"/>
        </w:rPr>
        <w:t xml:space="preserve">. In this study</w:t>
      </w:r>
      <w:ins w:id="90020"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the dataset was pre-processed, optimized, and consolidated into a single format to minimize the computational cost and maximize the training efficiency. </w:t>
      </w:r>
      <w:del w:id="90031" w:author="Grammar Check" w:date="2026-10-02T00:00:00Z">
        <w:r>
          <w:rPr>
            <w:rFonts w:ascii="Times New Roman" w:hAnsi="Times New Roman" w:cs="Times New Roman"/>
            <w:sz w:val="24"/>
            <w:szCs w:val="24"/>
          </w:rPr>
          <w:delText xml:space="preserve">A</w:delText>
        </w:r>
      </w:del>
      <w:ins w:id="90032" w:author="Grammar Check" w:date="2026-10-02T00:00:00Z">
        <w:r>
          <w:rPr>
            <w:rFonts w:ascii="Times New Roman" w:hAnsi="Times New Roman" w:cs="Times New Roman"/>
            <w:sz w:val="24"/>
            <w:szCs w:val="24"/>
          </w:rPr>
          <w:t xml:space="preserve">Six deep learning models, comprising baseline architectures and advanced hybrid networks, were trained and tested using a</w:t>
        </w:r>
      </w:ins>
      <w:r>
        <w:rPr>
          <w:rFonts w:ascii="Times New Roman" w:hAnsi="Times New Roman" w:cs="Times New Roman"/>
          <w:sz w:val="24"/>
          <w:szCs w:val="24"/>
        </w:rPr>
        <w:t xml:space="preserve"> wide range of performance metrics, including accuracy, precision, recall, F1-score, AUC, and AP</w:t>
      </w:r>
      <w:del w:id="90030" w:author="Grammar Check" w:date="2026-10-02T00:00:00Z">
        <w:r>
          <w:rPr>
            <w:rFonts w:ascii="Times New Roman" w:hAnsi="Times New Roman" w:cs="Times New Roman"/>
            <w:sz w:val="24"/>
            <w:szCs w:val="24"/>
          </w:rPr>
          <w:delText xml:space="preserve">, were used to train and test six deep learning models that comprise baseline architectures and advanced hybrid networks</w:delText>
        </w:r>
      </w:del>
      <w:r>
        <w:rPr>
          <w:rFonts w:ascii="Times New Roman" w:hAnsi="Times New Roman" w:cs="Times New Roman"/>
          <w:sz w:val="24"/>
          <w:szCs w:val="24"/>
        </w:rPr>
        <w:t xml:space="preserve"> [6].</w:t>
      </w: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According to recent studies, there has been a definite transition to deep learning-based and hybrid IDSs that are specific to the IoT and highly heterogeneous networked systems. [7] offered a recent review of IDSs in IoT networks</w:t>
      </w:r>
      <w:ins w:id="90044"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0042" w:author="Grammar Check" w:date="2026-10-02T00:00:00Z">
        <w:r>
          <w:rPr>
            <w:rFonts w:ascii="Times New Roman" w:hAnsi="Times New Roman" w:cs="Times New Roman"/>
            <w:sz w:val="24"/>
            <w:szCs w:val="24"/>
          </w:rPr>
          <w:delText xml:space="preserve">with the focus</w:delText>
        </w:r>
      </w:del>
      <w:ins w:id="90043" w:author="Grammar Check" w:date="2026-10-02T00:00:00Z">
        <w:r>
          <w:rPr>
            <w:rFonts w:ascii="Times New Roman" w:hAnsi="Times New Roman" w:cs="Times New Roman"/>
            <w:sz w:val="24"/>
            <w:szCs w:val="24"/>
          </w:rPr>
          <w:t xml:space="preserve">emphasizing</w:t>
        </w:r>
      </w:ins>
      <w:r>
        <w:rPr>
          <w:rFonts w:ascii="Times New Roman" w:hAnsi="Times New Roman" w:cs="Times New Roman"/>
          <w:sz w:val="24"/>
          <w:szCs w:val="24"/>
        </w:rPr>
        <w:t xml:space="preserve"> that AI-based approaches are currently required to </w:t>
      </w:r>
      <w:del w:id="90040" w:author="Grammar Check" w:date="2026-10-02T00:00:00Z">
        <w:r>
          <w:rPr>
            <w:rFonts w:ascii="Times New Roman" w:hAnsi="Times New Roman" w:cs="Times New Roman"/>
            <w:sz w:val="24"/>
            <w:szCs w:val="24"/>
          </w:rPr>
          <w:delText xml:space="preserve">deal</w:delText>
        </w:r>
      </w:del>
      <w:ins w:id="90041" w:author="Grammar Check" w:date="2026-10-02T00:00:00Z">
        <w:r>
          <w:rPr>
            <w:rFonts w:ascii="Times New Roman" w:hAnsi="Times New Roman" w:cs="Times New Roman"/>
            <w:sz w:val="24"/>
            <w:szCs w:val="24"/>
          </w:rPr>
          <w:t xml:space="preserve">address</w:t>
        </w:r>
      </w:ins>
      <w:r>
        <w:rPr>
          <w:rFonts w:ascii="Times New Roman" w:hAnsi="Times New Roman" w:cs="Times New Roman"/>
          <w:sz w:val="24"/>
          <w:szCs w:val="24"/>
        </w:rPr>
        <w:t xml:space="preserve"> </w:t>
      </w:r>
      <w:del w:id="90038" w:author="Grammar Check" w:date="2026-10-02T00:00:00Z">
        <w:r>
          <w:rPr>
            <w:rFonts w:ascii="Times New Roman" w:hAnsi="Times New Roman" w:cs="Times New Roman"/>
            <w:sz w:val="24"/>
            <w:szCs w:val="24"/>
          </w:rPr>
          <w:delText xml:space="preserve">with the</w:delText>
        </w:r>
      </w:del>
      <w:ins w:id="90039" w:author="Grammar Check" w:date="2026-10-02T00:00:00Z">
        <w:r>
          <w:rPr>
            <w:rFonts w:ascii="Times New Roman" w:hAnsi="Times New Roman" w:cs="Times New Roman"/>
            <w:sz w:val="24"/>
            <w:szCs w:val="24"/>
          </w:rPr>
          <w:t xml:space="preserve">threat</w:t>
        </w:r>
      </w:ins>
      <w:r>
        <w:rPr>
          <w:rFonts w:ascii="Times New Roman" w:hAnsi="Times New Roman" w:cs="Times New Roman"/>
          <w:sz w:val="24"/>
          <w:szCs w:val="24"/>
        </w:rPr>
        <w:t xml:space="preserve"> variability</w:t>
      </w:r>
      <w:del w:id="90037" w:author="Grammar Check" w:date="2026-10-02T00:00:00Z">
        <w:r>
          <w:rPr>
            <w:rFonts w:ascii="Times New Roman" w:hAnsi="Times New Roman" w:cs="Times New Roman"/>
            <w:sz w:val="24"/>
            <w:szCs w:val="24"/>
          </w:rPr>
          <w:delText xml:space="preserve"> of threats</w:delText>
        </w:r>
      </w:del>
      <w:r>
        <w:rPr>
          <w:rFonts w:ascii="Times New Roman" w:hAnsi="Times New Roman" w:cs="Times New Roman"/>
          <w:sz w:val="24"/>
          <w:szCs w:val="24"/>
        </w:rPr>
        <w:t xml:space="preserve">, </w:t>
      </w:r>
      <w:ins w:id="90036" w:author="Grammar Check" w:date="2026-10-02T00:00:00Z">
        <w:r>
          <w:rPr>
            <w:rFonts w:ascii="Times New Roman" w:hAnsi="Times New Roman" w:cs="Times New Roman"/>
            <w:sz w:val="24"/>
            <w:szCs w:val="24"/>
          </w:rPr>
          <w:t xml:space="preserve">class </w:t>
        </w:r>
      </w:ins>
      <w:r>
        <w:rPr>
          <w:rFonts w:ascii="Times New Roman" w:hAnsi="Times New Roman" w:cs="Times New Roman"/>
          <w:sz w:val="24"/>
          <w:szCs w:val="24"/>
        </w:rPr>
        <w:t xml:space="preserve">imbalance</w:t>
      </w:r>
      <w:del w:id="90035" w:author="Grammar Check" w:date="2026-10-02T00:00:00Z">
        <w:r>
          <w:rPr>
            <w:rFonts w:ascii="Times New Roman" w:hAnsi="Times New Roman" w:cs="Times New Roman"/>
            <w:sz w:val="24"/>
            <w:szCs w:val="24"/>
          </w:rPr>
          <w:delText xml:space="preserve"> of classes</w:delText>
        </w:r>
      </w:del>
      <w:r>
        <w:rPr>
          <w:rFonts w:ascii="Times New Roman" w:hAnsi="Times New Roman" w:cs="Times New Roman"/>
          <w:sz w:val="24"/>
          <w:szCs w:val="24"/>
        </w:rPr>
        <w:t xml:space="preserve">, and resource scarcity in </w:t>
      </w:r>
      <w:del w:id="90033" w:author="Grammar Check" w:date="2026-10-02T00:00:00Z">
        <w:r>
          <w:rPr>
            <w:rFonts w:ascii="Times New Roman" w:hAnsi="Times New Roman" w:cs="Times New Roman"/>
            <w:sz w:val="24"/>
            <w:szCs w:val="24"/>
          </w:rPr>
          <w:delText xml:space="preserve">cyberphysical</w:delText>
        </w:r>
      </w:del>
      <w:ins w:id="90034" w:author="Grammar Check" w:date="2026-10-02T00:00:00Z">
        <w:r>
          <w:rPr>
            <w:rFonts w:ascii="Times New Roman" w:hAnsi="Times New Roman" w:cs="Times New Roman"/>
            <w:sz w:val="24"/>
            <w:szCs w:val="24"/>
          </w:rPr>
          <w:t xml:space="preserve">cyber-physical</w:t>
        </w:r>
      </w:ins>
      <w:r>
        <w:rPr>
          <w:rFonts w:ascii="Times New Roman" w:hAnsi="Times New Roman" w:cs="Times New Roman"/>
          <w:sz w:val="24"/>
          <w:szCs w:val="24"/>
        </w:rPr>
        <w:t xml:space="preserve"> and IoT systems. </w:t>
      </w:r>
      <w:r>
        <w:rPr>
          <w:rFonts w:ascii="Times New Roman" w:hAnsi="Times New Roman" w:cs="Times New Roman"/>
          <w:color w:val="0070C0"/>
          <w:sz w:val="24"/>
          <w:szCs w:val="24"/>
        </w:rPr>
        <w:t xml:space="preserve">[8] </w:t>
      </w:r>
      <w:del w:id="90045" w:author="Grammar Check" w:date="2026-10-02T00:00:00Z">
        <w:r>
          <w:rPr>
            <w:rFonts w:ascii="Times New Roman" w:hAnsi="Times New Roman" w:cs="Times New Roman"/>
            <w:color w:val="0070C0"/>
            <w:sz w:val="24"/>
            <w:szCs w:val="24"/>
          </w:rPr>
          <w:delText xml:space="preserve">provides</w:delText>
        </w:r>
      </w:del>
      <w:ins w:id="90046" w:author="Grammar Check" w:date="2026-10-02T00:00:00Z">
        <w:r>
          <w:rPr>
            <w:rFonts w:ascii="Times New Roman" w:hAnsi="Times New Roman" w:cs="Times New Roman"/>
            <w:color w:val="0070C0"/>
            <w:sz w:val="24"/>
            <w:szCs w:val="24"/>
          </w:rPr>
          <w:t xml:space="preserve">provided</w:t>
        </w:r>
      </w:ins>
      <w:r>
        <w:rPr>
          <w:rFonts w:ascii="Times New Roman" w:hAnsi="Times New Roman" w:cs="Times New Roman"/>
          <w:color w:val="0070C0"/>
          <w:sz w:val="24"/>
          <w:szCs w:val="24"/>
        </w:rPr>
        <w:t xml:space="preserve"> an up-to-date survey of deep learning-based IDSs in IoT, with</w:t>
      </w:r>
      <w:r>
        <w:rPr>
          <w:rFonts w:ascii="Times New Roman" w:hAnsi="Times New Roman" w:cs="Times New Roman"/>
          <w:sz w:val="24"/>
          <w:szCs w:val="24"/>
        </w:rPr>
        <w:t xml:space="preserve"> an emphasis on convolutional, recurrent, and hybrid models, which still </w:t>
      </w:r>
      <w:del w:id="90051" w:author="Grammar Check" w:date="2026-10-02T00:00:00Z">
        <w:r>
          <w:rPr>
            <w:rFonts w:ascii="Times New Roman" w:hAnsi="Times New Roman" w:cs="Times New Roman"/>
            <w:sz w:val="24"/>
            <w:szCs w:val="24"/>
          </w:rPr>
          <w:delText xml:space="preserve">demonstrate certain</w:delText>
        </w:r>
      </w:del>
      <w:ins w:id="90052" w:author="Grammar Check" w:date="2026-10-02T00:00:00Z">
        <w:r>
          <w:rPr>
            <w:rFonts w:ascii="Times New Roman" w:hAnsi="Times New Roman" w:cs="Times New Roman"/>
            <w:sz w:val="24"/>
            <w:szCs w:val="24"/>
          </w:rPr>
          <w:t xml:space="preserve">exhibit</w:t>
        </w:r>
      </w:ins>
      <w:r>
        <w:rPr>
          <w:rFonts w:ascii="Times New Roman" w:hAnsi="Times New Roman" w:cs="Times New Roman"/>
          <w:sz w:val="24"/>
          <w:szCs w:val="24"/>
        </w:rPr>
        <w:t xml:space="preserve"> weaknesses in explainability, zero-day attack generalization, and </w:t>
      </w:r>
      <w:del w:id="90050" w:author="Grammar Check" w:date="2026-10-02T00:00:00Z">
        <w:r>
          <w:rPr>
            <w:rFonts w:ascii="Times New Roman" w:hAnsi="Times New Roman" w:cs="Times New Roman"/>
            <w:sz w:val="24"/>
            <w:szCs w:val="24"/>
          </w:rPr>
          <w:delText xml:space="preserve">their </w:delText>
        </w:r>
      </w:del>
      <w:r>
        <w:rPr>
          <w:rFonts w:ascii="Times New Roman" w:hAnsi="Times New Roman" w:cs="Times New Roman"/>
          <w:sz w:val="24"/>
          <w:szCs w:val="24"/>
        </w:rPr>
        <w:t xml:space="preserve">operation </w:t>
      </w:r>
      <w:del w:id="90048" w:author="Grammar Check" w:date="2026-10-02T00:00:00Z">
        <w:r>
          <w:rPr>
            <w:rFonts w:ascii="Times New Roman" w:hAnsi="Times New Roman" w:cs="Times New Roman"/>
            <w:sz w:val="24"/>
            <w:szCs w:val="24"/>
          </w:rPr>
          <w:delText xml:space="preserve">with</w:delText>
        </w:r>
      </w:del>
      <w:ins w:id="90049" w:author="Grammar Check" w:date="2026-10-02T00:00:00Z">
        <w:r>
          <w:rPr>
            <w:rFonts w:ascii="Times New Roman" w:hAnsi="Times New Roman" w:cs="Times New Roman"/>
            <w:sz w:val="24"/>
            <w:szCs w:val="24"/>
          </w:rPr>
          <w:t xml:space="preserve">on</w:t>
        </w:r>
      </w:ins>
      <w:r>
        <w:rPr>
          <w:rFonts w:ascii="Times New Roman" w:hAnsi="Times New Roman" w:cs="Times New Roman"/>
          <w:sz w:val="24"/>
          <w:szCs w:val="24"/>
        </w:rPr>
        <w:t xml:space="preserve"> </w:t>
      </w:r>
      <w:ins w:id="90047" w:author="Grammar Check" w:date="2026-10-02T00:00:00Z">
        <w:r>
          <w:rPr>
            <w:rFonts w:ascii="Times New Roman" w:hAnsi="Times New Roman" w:cs="Times New Roman"/>
            <w:sz w:val="24"/>
            <w:szCs w:val="24"/>
          </w:rPr>
          <w:t xml:space="preserve">resource-</w:t>
        </w:r>
      </w:ins>
      <w:r>
        <w:rPr>
          <w:rFonts w:ascii="Times New Roman" w:hAnsi="Times New Roman" w:cs="Times New Roman"/>
          <w:sz w:val="24"/>
          <w:szCs w:val="24"/>
        </w:rPr>
        <w:t xml:space="preserve">limited devices. [9] provided a survey of deep learning in intrusion detection and showed that optimized CNN-based models can achieve higher than 99 percent accuracy on intrusion detection datasets such as CIC-IDS2017, which demonstrates the potential of learned feature extraction compared </w:t>
      </w:r>
      <w:del w:id="90054" w:author="Grammar Check" w:date="2026-10-02T00:00:00Z">
        <w:r>
          <w:rPr>
            <w:rFonts w:ascii="Times New Roman" w:hAnsi="Times New Roman" w:cs="Times New Roman"/>
            <w:sz w:val="24"/>
            <w:szCs w:val="24"/>
          </w:rPr>
          <w:delText xml:space="preserve">to</w:delText>
        </w:r>
      </w:del>
      <w:ins w:id="90055"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manual </w:t>
      </w:r>
      <w:ins w:id="90053" w:author="Grammar Check" w:date="2026-10-02T00:00:00Z">
        <w:r>
          <w:rPr>
            <w:rFonts w:ascii="Times New Roman" w:hAnsi="Times New Roman" w:cs="Times New Roman"/>
            <w:sz w:val="24"/>
            <w:szCs w:val="24"/>
          </w:rPr>
          <w:t xml:space="preserve">feature </w:t>
        </w:r>
      </w:ins>
      <w:r>
        <w:rPr>
          <w:rFonts w:ascii="Times New Roman" w:hAnsi="Times New Roman" w:cs="Times New Roman"/>
          <w:sz w:val="24"/>
          <w:szCs w:val="24"/>
        </w:rPr>
        <w:t xml:space="preserve">engineering. In addition to these </w:t>
      </w:r>
      <w:del w:id="90058" w:author="Grammar Check" w:date="2026-10-02T00:00:00Z">
        <w:r>
          <w:rPr>
            <w:rFonts w:ascii="Times New Roman" w:hAnsi="Times New Roman" w:cs="Times New Roman"/>
            <w:sz w:val="24"/>
            <w:szCs w:val="24"/>
          </w:rPr>
          <w:delText xml:space="preserve">surveys on </w:delText>
        </w:r>
      </w:del>
      <w:r>
        <w:rPr>
          <w:rFonts w:ascii="Times New Roman" w:hAnsi="Times New Roman" w:cs="Times New Roman"/>
          <w:sz w:val="24"/>
          <w:szCs w:val="24"/>
        </w:rPr>
        <w:t xml:space="preserve">general </w:t>
      </w:r>
      <w:del w:id="90056" w:author="Grammar Check" w:date="2026-10-02T00:00:00Z">
        <w:r>
          <w:rPr>
            <w:rFonts w:ascii="Times New Roman" w:hAnsi="Times New Roman" w:cs="Times New Roman"/>
            <w:sz w:val="24"/>
            <w:szCs w:val="24"/>
          </w:rPr>
          <w:delText xml:space="preserve">topics</w:delText>
        </w:r>
      </w:del>
      <w:ins w:id="90057" w:author="Grammar Check" w:date="2026-10-02T00:00:00Z">
        <w:r>
          <w:rPr>
            <w:rFonts w:ascii="Times New Roman" w:hAnsi="Times New Roman" w:cs="Times New Roman"/>
            <w:sz w:val="24"/>
            <w:szCs w:val="24"/>
          </w:rPr>
          <w:t xml:space="preserve">surveys</w:t>
        </w:r>
      </w:ins>
      <w:r>
        <w:rPr>
          <w:rFonts w:ascii="Times New Roman" w:hAnsi="Times New Roman" w:cs="Times New Roman"/>
          <w:sz w:val="24"/>
          <w:szCs w:val="24"/>
        </w:rPr>
        <w:t xml:space="preserve">, </w:t>
      </w:r>
      <w:r>
        <w:rPr>
          <w:rFonts w:ascii="Times New Roman" w:hAnsi="Times New Roman" w:cs="Times New Roman"/>
          <w:color w:val="0070C0"/>
          <w:sz w:val="24"/>
          <w:szCs w:val="24"/>
        </w:rPr>
        <w:t>a recent review in IEEE Access on deep learning IDSs</w:t>
      </w:r>
      <w:r>
        <w:rPr>
          <w:rFonts w:ascii="Times New Roman" w:hAnsi="Times New Roman" w:cs="Times New Roman"/>
          <w:sz w:val="24"/>
          <w:szCs w:val="24"/>
        </w:rPr>
        <w:t xml:space="preserve"> in the context of IoT botnets synthesizes CNN, RNN, and GAN-based methods and emphasizes the importance of ensemble and hybrid models to handle heterogeneous botnet behavior</w:t>
      </w:r>
      <w:r>
        <w:rPr>
          <w:rFonts w:ascii="Times New Roman" w:hAnsi="Times New Roman" w:cs="Times New Roman"/>
          <w:color w:val="0070C0"/>
          <w:sz w:val="24"/>
          <w:szCs w:val="24"/>
        </w:rPr>
        <w:t xml:space="preserve"> [10]</w:t>
      </w:r>
      <w:r>
        <w:rPr>
          <w:rFonts w:ascii="Times New Roman" w:hAnsi="Times New Roman" w:cs="Times New Roman"/>
          <w:sz w:val="24"/>
          <w:szCs w:val="24"/>
        </w:rPr>
        <w:t xml:space="preserve">. In [11], a variety of deep learning-based </w:t>
      </w:r>
      <w:del w:id="90061" w:author="Grammar Check" w:date="2026-10-02T00:00:00Z">
        <w:r>
          <w:rPr>
            <w:rFonts w:ascii="Times New Roman" w:hAnsi="Times New Roman" w:cs="Times New Roman"/>
            <w:sz w:val="24"/>
            <w:szCs w:val="24"/>
          </w:rPr>
          <w:delText xml:space="preserve">IDS</w:delText>
        </w:r>
      </w:del>
      <w:ins w:id="90062" w:author="Grammar Check" w:date="2026-10-02T00:00:00Z">
        <w:r>
          <w:rPr>
            <w:rFonts w:ascii="Times New Roman" w:hAnsi="Times New Roman" w:cs="Times New Roman"/>
            <w:sz w:val="24"/>
            <w:szCs w:val="24"/>
          </w:rPr>
          <w:t xml:space="preserve">IDSs</w:t>
        </w:r>
      </w:ins>
      <w:r>
        <w:rPr>
          <w:rFonts w:ascii="Times New Roman" w:hAnsi="Times New Roman" w:cs="Times New Roman"/>
          <w:sz w:val="24"/>
          <w:szCs w:val="24"/>
        </w:rPr>
        <w:t xml:space="preserve"> </w:t>
      </w:r>
      <w:del w:id="90059" w:author="Grammar Check" w:date="2026-10-02T00:00:00Z">
        <w:r>
          <w:rPr>
            <w:rFonts w:ascii="Times New Roman" w:hAnsi="Times New Roman" w:cs="Times New Roman"/>
            <w:sz w:val="24"/>
            <w:szCs w:val="24"/>
          </w:rPr>
          <w:delText xml:space="preserve">in</w:delText>
        </w:r>
      </w:del>
      <w:ins w:id="90060"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IoT devices were compared, and it was concluded that hybrid and attention-based architectures usually demonstrate better results in comparison </w:t>
      </w:r>
      <w:del w:id="90063" w:author="Grammar Check" w:date="2026-10-02T00:00:00Z">
        <w:r>
          <w:rPr>
            <w:rFonts w:ascii="Times New Roman" w:hAnsi="Times New Roman" w:cs="Times New Roman"/>
            <w:sz w:val="24"/>
            <w:szCs w:val="24"/>
          </w:rPr>
          <w:delText xml:space="preserve">to</w:delText>
        </w:r>
      </w:del>
      <w:ins w:id="90064"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simple feedforward-oriented or single RNN models. Some </w:t>
      </w:r>
      <w:del w:id="90080" w:author="Grammar Check" w:date="2026-10-02T00:00:00Z">
        <w:r>
          <w:rPr>
            <w:rFonts w:ascii="Times New Roman" w:hAnsi="Times New Roman" w:cs="Times New Roman"/>
            <w:sz w:val="24"/>
            <w:szCs w:val="24"/>
          </w:rPr>
          <w:delText xml:space="preserve">of</w:delText>
        </w:r>
      </w:del>
      <w:ins w:id="90081" w:author="Grammar Check" w:date="2026-10-02T00:00:00Z">
        <w:r>
          <w:rPr>
            <w:rFonts w:ascii="Times New Roman" w:hAnsi="Times New Roman" w:cs="Times New Roman"/>
            <w:sz w:val="24"/>
            <w:szCs w:val="24"/>
          </w:rPr>
          <w:t xml:space="preserve">recent studies focus on</w:t>
        </w:r>
      </w:ins>
      <w:r>
        <w:rPr>
          <w:rFonts w:ascii="Times New Roman" w:hAnsi="Times New Roman" w:cs="Times New Roman"/>
          <w:sz w:val="24"/>
          <w:szCs w:val="24"/>
        </w:rPr>
        <w:t xml:space="preserve"> the </w:t>
      </w:r>
      <w:del w:id="90078" w:author="Grammar Check" w:date="2026-10-02T00:00:00Z">
        <w:r>
          <w:rPr>
            <w:rFonts w:ascii="Times New Roman" w:hAnsi="Times New Roman" w:cs="Times New Roman"/>
            <w:sz w:val="24"/>
            <w:szCs w:val="24"/>
          </w:rPr>
          <w:delText xml:space="preserve">recent</w:delText>
        </w:r>
      </w:del>
      <w:ins w:id="90079" w:author="Grammar Check" w:date="2026-10-02T00:00:00Z">
        <w:r>
          <w:rPr>
            <w:rFonts w:ascii="Times New Roman" w:hAnsi="Times New Roman" w:cs="Times New Roman"/>
            <w:sz w:val="24"/>
            <w:szCs w:val="24"/>
          </w:rPr>
          <w:t xml:space="preserve">design</w:t>
        </w:r>
      </w:ins>
      <w:r>
        <w:rPr>
          <w:rFonts w:ascii="Times New Roman" w:hAnsi="Times New Roman" w:cs="Times New Roman"/>
          <w:sz w:val="24"/>
          <w:szCs w:val="24"/>
        </w:rPr>
        <w:t xml:space="preserve"> </w:t>
      </w:r>
      <w:del w:id="90076" w:author="Grammar Check" w:date="2026-10-02T00:00:00Z">
        <w:r>
          <w:rPr>
            <w:rFonts w:ascii="Times New Roman" w:hAnsi="Times New Roman" w:cs="Times New Roman"/>
            <w:sz w:val="24"/>
            <w:szCs w:val="24"/>
          </w:rPr>
          <w:delText xml:space="preserve">literature revolves around</w:delText>
        </w:r>
      </w:del>
      <w:ins w:id="90077" w:author="Grammar Check" w:date="2026-10-02T00:00:00Z">
        <w:r>
          <w:rPr>
            <w:rFonts w:ascii="Times New Roman" w:hAnsi="Times New Roman" w:cs="Times New Roman"/>
            <w:sz w:val="24"/>
            <w:szCs w:val="24"/>
          </w:rPr>
          <w:t xml:space="preserve">of</w:t>
        </w:r>
      </w:ins>
      <w:r>
        <w:rPr>
          <w:rFonts w:ascii="Times New Roman" w:hAnsi="Times New Roman" w:cs="Times New Roman"/>
          <w:sz w:val="24"/>
          <w:szCs w:val="24"/>
        </w:rPr>
        <w:t xml:space="preserve"> smart or optimized deep learning </w:t>
      </w:r>
      <w:del w:id="90074" w:author="Grammar Check" w:date="2026-10-02T00:00:00Z">
        <w:r>
          <w:rPr>
            <w:rFonts w:ascii="Times New Roman" w:hAnsi="Times New Roman" w:cs="Times New Roman"/>
            <w:sz w:val="24"/>
            <w:szCs w:val="24"/>
          </w:rPr>
          <w:delText xml:space="preserve">framework design</w:delText>
        </w:r>
      </w:del>
      <w:ins w:id="90075" w:author="Grammar Check" w:date="2026-10-02T00:00:00Z">
        <w:r>
          <w:rPr>
            <w:rFonts w:ascii="Times New Roman" w:hAnsi="Times New Roman" w:cs="Times New Roman"/>
            <w:sz w:val="24"/>
            <w:szCs w:val="24"/>
          </w:rPr>
          <w:t xml:space="preserve">frameworks</w:t>
        </w:r>
      </w:ins>
      <w:r>
        <w:rPr>
          <w:rFonts w:ascii="Times New Roman" w:hAnsi="Times New Roman" w:cs="Times New Roman"/>
          <w:sz w:val="24"/>
          <w:szCs w:val="24"/>
        </w:rPr>
        <w:t xml:space="preserve"> for detecting IoT intrusions. </w:t>
      </w:r>
      <w:del w:id="90072" w:author="Grammar Check" w:date="2026-10-02T00:00:00Z">
        <w:r>
          <w:rPr>
            <w:rFonts w:ascii="Times New Roman" w:hAnsi="Times New Roman" w:cs="Times New Roman"/>
            <w:sz w:val="24"/>
            <w:szCs w:val="24"/>
          </w:rPr>
          <w:delText xml:space="preserve">A</w:delText>
        </w:r>
      </w:del>
      <w:ins w:id="90073" w:author="Grammar Check" w:date="2026-10-02T00:00:00Z">
        <w:r>
          <w:rPr>
            <w:rFonts w:ascii="Times New Roman" w:hAnsi="Times New Roman" w:cs="Times New Roman"/>
            <w:sz w:val="24"/>
            <w:szCs w:val="24"/>
          </w:rPr>
          <w:t xml:space="preserve">[12] proposed a</w:t>
        </w:r>
      </w:ins>
      <w:r>
        <w:rPr>
          <w:rFonts w:ascii="Times New Roman" w:hAnsi="Times New Roman" w:cs="Times New Roman"/>
          <w:sz w:val="24"/>
          <w:szCs w:val="24"/>
        </w:rPr>
        <w:t xml:space="preserve"> smart deep learning model </w:t>
      </w:r>
      <w:del w:id="90070" w:author="Grammar Check" w:date="2026-10-02T00:00:00Z">
        <w:r>
          <w:rPr>
            <w:rFonts w:ascii="Times New Roman" w:hAnsi="Times New Roman" w:cs="Times New Roman"/>
            <w:sz w:val="24"/>
            <w:szCs w:val="24"/>
          </w:rPr>
          <w:delText xml:space="preserve">that</w:delText>
        </w:r>
      </w:del>
      <w:ins w:id="90071"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w:t>
      </w:r>
      <w:del w:id="90068" w:author="Grammar Check" w:date="2026-10-02T00:00:00Z">
        <w:r>
          <w:rPr>
            <w:rFonts w:ascii="Times New Roman" w:hAnsi="Times New Roman" w:cs="Times New Roman"/>
            <w:sz w:val="24"/>
            <w:szCs w:val="24"/>
          </w:rPr>
          <w:delText xml:space="preserve">includes a lot of</w:delText>
        </w:r>
      </w:del>
      <w:ins w:id="90069" w:author="Grammar Check" w:date="2026-10-02T00:00:00Z">
        <w:r>
          <w:rPr>
            <w:rFonts w:ascii="Times New Roman" w:hAnsi="Times New Roman" w:cs="Times New Roman"/>
            <w:sz w:val="24"/>
            <w:szCs w:val="24"/>
          </w:rPr>
          <w:t xml:space="preserve">extensive</w:t>
        </w:r>
      </w:ins>
      <w:r>
        <w:rPr>
          <w:rFonts w:ascii="Times New Roman" w:hAnsi="Times New Roman" w:cs="Times New Roman"/>
          <w:sz w:val="24"/>
          <w:szCs w:val="24"/>
        </w:rPr>
        <w:t xml:space="preserve"> preprocessing and hyperparameter optimization</w:t>
      </w:r>
      <w:del w:id="90067" w:author="Grammar Check" w:date="2026-10-02T00:00:00Z">
        <w:r>
          <w:rPr>
            <w:rFonts w:ascii="Times New Roman" w:hAnsi="Times New Roman" w:cs="Times New Roman"/>
            <w:sz w:val="24"/>
            <w:szCs w:val="24"/>
          </w:rPr>
          <w:delText xml:space="preserve"> was proposed by [12]</w:delText>
        </w:r>
      </w:del>
      <w:r>
        <w:rPr>
          <w:rFonts w:ascii="Times New Roman" w:hAnsi="Times New Roman" w:cs="Times New Roman"/>
          <w:sz w:val="24"/>
          <w:szCs w:val="24"/>
        </w:rPr>
        <w:t xml:space="preserve">, </w:t>
      </w:r>
      <w:del w:id="90065" w:author="Grammar Check" w:date="2026-10-02T00:00:00Z">
        <w:r>
          <w:rPr>
            <w:rFonts w:ascii="Times New Roman" w:hAnsi="Times New Roman" w:cs="Times New Roman"/>
            <w:sz w:val="24"/>
            <w:szCs w:val="24"/>
          </w:rPr>
          <w:delText xml:space="preserve">which demonstrates</w:delText>
        </w:r>
      </w:del>
      <w:ins w:id="90066" w:author="Grammar Check" w:date="2026-10-02T00:00:00Z">
        <w:r>
          <w:rPr>
            <w:rFonts w:ascii="Times New Roman" w:hAnsi="Times New Roman" w:cs="Times New Roman"/>
            <w:sz w:val="24"/>
            <w:szCs w:val="24"/>
          </w:rPr>
          <w:t xml:space="preserve">demonstrating</w:t>
        </w:r>
      </w:ins>
      <w:r>
        <w:rPr>
          <w:rFonts w:ascii="Times New Roman" w:hAnsi="Times New Roman" w:cs="Times New Roman"/>
          <w:sz w:val="24"/>
          <w:szCs w:val="24"/>
        </w:rPr>
        <w:t xml:space="preserve"> that sequential neural networks and XGBoost can be optimized to achieve much better results for multiclass intrusion detection in modern datasets. [13] </w:t>
      </w:r>
      <w:del w:id="90086" w:author="Grammar Check" w:date="2026-10-02T00:00:00Z">
        <w:r>
          <w:rPr>
            <w:rFonts w:ascii="Times New Roman" w:hAnsi="Times New Roman" w:cs="Times New Roman"/>
            <w:sz w:val="24"/>
            <w:szCs w:val="24"/>
          </w:rPr>
          <w:delText xml:space="preserve">Train</w:delText>
        </w:r>
      </w:del>
      <w:ins w:id="90087" w:author="Grammar Check" w:date="2026-10-02T00:00:00Z">
        <w:r>
          <w:rPr>
            <w:rFonts w:ascii="Times New Roman" w:hAnsi="Times New Roman" w:cs="Times New Roman"/>
            <w:sz w:val="24"/>
            <w:szCs w:val="24"/>
          </w:rPr>
          <w:t xml:space="preserve">trained</w:t>
        </w:r>
      </w:ins>
      <w:r>
        <w:rPr>
          <w:rFonts w:ascii="Times New Roman" w:hAnsi="Times New Roman" w:cs="Times New Roman"/>
          <w:sz w:val="24"/>
          <w:szCs w:val="24"/>
        </w:rPr>
        <w:t xml:space="preserve"> 1D-CNN, LSTM, MLP, and RNN models to develop a scalable deep learning-based IDS </w:t>
      </w:r>
      <w:del w:id="90084" w:author="Grammar Check" w:date="2026-10-02T00:00:00Z">
        <w:r>
          <w:rPr>
            <w:rFonts w:ascii="Times New Roman" w:hAnsi="Times New Roman" w:cs="Times New Roman"/>
            <w:sz w:val="24"/>
            <w:szCs w:val="24"/>
          </w:rPr>
          <w:delText xml:space="preserve">with</w:delText>
        </w:r>
      </w:del>
      <w:ins w:id="90085" w:author="Grammar Check" w:date="2026-10-02T00:00:00Z">
        <w:r>
          <w:rPr>
            <w:rFonts w:ascii="Times New Roman" w:hAnsi="Times New Roman" w:cs="Times New Roman"/>
            <w:sz w:val="24"/>
            <w:szCs w:val="24"/>
          </w:rPr>
          <w:t xml:space="preserve">on</w:t>
        </w:r>
      </w:ins>
      <w:r>
        <w:rPr>
          <w:rFonts w:ascii="Times New Roman" w:hAnsi="Times New Roman" w:cs="Times New Roman"/>
          <w:sz w:val="24"/>
          <w:szCs w:val="24"/>
        </w:rPr>
        <w:t xml:space="preserve"> the CIC IoT-DIAD 2024 dataset, where </w:t>
      </w:r>
      <w:del w:id="90083" w:author="Grammar Check" w:date="2026-10-02T00:00:00Z">
        <w:r>
          <w:rPr>
            <w:rFonts w:ascii="Times New Roman" w:hAnsi="Times New Roman" w:cs="Times New Roman"/>
            <w:sz w:val="24"/>
            <w:szCs w:val="24"/>
          </w:rPr>
          <w:delText xml:space="preserve">the 1D-CNN, LSTM, MLP, and RNN </w:delText>
        </w:r>
      </w:del>
      <w:r>
        <w:rPr>
          <w:rFonts w:ascii="Times New Roman" w:hAnsi="Times New Roman" w:cs="Times New Roman"/>
          <w:sz w:val="24"/>
          <w:szCs w:val="24"/>
        </w:rPr>
        <w:t xml:space="preserve">all </w:t>
      </w:r>
      <w:ins w:id="90082" w:author="Grammar Check" w:date="2026-10-02T00:00:00Z">
        <w:r>
          <w:rPr>
            <w:rFonts w:ascii="Times New Roman" w:hAnsi="Times New Roman" w:cs="Times New Roman"/>
            <w:sz w:val="24"/>
            <w:szCs w:val="24"/>
          </w:rPr>
          <w:t xml:space="preserve">four models </w:t>
        </w:r>
      </w:ins>
      <w:r>
        <w:rPr>
          <w:rFonts w:ascii="Times New Roman" w:hAnsi="Times New Roman" w:cs="Times New Roman"/>
          <w:sz w:val="24"/>
          <w:szCs w:val="24"/>
        </w:rPr>
        <w:t xml:space="preserve">exceeded 99 percent accuracy in binary and multiclass IoT traffic classification, and ROC, calibration, and probability-distribution analyses </w:t>
      </w:r>
      <w:del w:id="90088" w:author="Grammar Check" w:date="2026-10-02T00:00:00Z">
        <w:r>
          <w:rPr>
            <w:rFonts w:ascii="Times New Roman" w:hAnsi="Times New Roman" w:cs="Times New Roman"/>
            <w:sz w:val="24"/>
            <w:szCs w:val="24"/>
          </w:rPr>
          <w:delText xml:space="preserve">demonstrate a</w:delText>
        </w:r>
      </w:del>
      <w:ins w:id="90089" w:author="Grammar Check" w:date="2026-10-02T00:00:00Z">
        <w:r>
          <w:rPr>
            <w:rFonts w:ascii="Times New Roman" w:hAnsi="Times New Roman" w:cs="Times New Roman"/>
            <w:sz w:val="24"/>
            <w:szCs w:val="24"/>
          </w:rPr>
          <w:t xml:space="preserve">demonstrated</w:t>
        </w:r>
      </w:ins>
      <w:r>
        <w:rPr>
          <w:rFonts w:ascii="Times New Roman" w:hAnsi="Times New Roman" w:cs="Times New Roman"/>
          <w:sz w:val="24"/>
          <w:szCs w:val="24"/>
        </w:rPr>
        <w:t xml:space="preserve"> strong generalization. [14] presented ICNN-ID, which converts traffic into image representations </w:t>
      </w:r>
      <w:del w:id="90100" w:author="Grammar Check" w:date="2026-10-02T00:00:00Z">
        <w:r>
          <w:rPr>
            <w:rFonts w:ascii="Times New Roman" w:hAnsi="Times New Roman" w:cs="Times New Roman"/>
            <w:sz w:val="24"/>
            <w:szCs w:val="24"/>
          </w:rPr>
          <w:delText xml:space="preserve">to</w:delText>
        </w:r>
      </w:del>
      <w:ins w:id="90101" w:author="Grammar Check" w:date="2026-10-02T00:00:00Z">
        <w:r>
          <w:rPr>
            <w:rFonts w:ascii="Times New Roman" w:hAnsi="Times New Roman" w:cs="Times New Roman"/>
            <w:sz w:val="24"/>
            <w:szCs w:val="24"/>
          </w:rPr>
          <w:t xml:space="preserve">so</w:t>
        </w:r>
      </w:ins>
      <w:r>
        <w:rPr>
          <w:rFonts w:ascii="Times New Roman" w:hAnsi="Times New Roman" w:cs="Times New Roman"/>
          <w:sz w:val="24"/>
          <w:szCs w:val="24"/>
        </w:rPr>
        <w:t xml:space="preserve"> </w:t>
      </w:r>
      <w:del w:id="90098" w:author="Grammar Check" w:date="2026-10-02T00:00:00Z">
        <w:r>
          <w:rPr>
            <w:rFonts w:ascii="Times New Roman" w:hAnsi="Times New Roman" w:cs="Times New Roman"/>
            <w:sz w:val="24"/>
            <w:szCs w:val="24"/>
          </w:rPr>
          <w:delText xml:space="preserve">use</w:delText>
        </w:r>
      </w:del>
      <w:ins w:id="90099" w:author="Grammar Check" w:date="2026-10-02T00:00:00Z">
        <w:r>
          <w:rPr>
            <w:rFonts w:ascii="Times New Roman" w:hAnsi="Times New Roman" w:cs="Times New Roman"/>
            <w:sz w:val="24"/>
            <w:szCs w:val="24"/>
          </w:rPr>
          <w:t xml:space="preserve">that</w:t>
        </w:r>
      </w:ins>
      <w:r>
        <w:rPr>
          <w:rFonts w:ascii="Times New Roman" w:hAnsi="Times New Roman" w:cs="Times New Roman"/>
          <w:sz w:val="24"/>
          <w:szCs w:val="24"/>
        </w:rPr>
        <w:t xml:space="preserve"> image-classification CNN backbones </w:t>
      </w:r>
      <w:del w:id="90096" w:author="Grammar Check" w:date="2026-10-02T00:00:00Z">
        <w:r>
          <w:rPr>
            <w:rFonts w:ascii="Times New Roman" w:hAnsi="Times New Roman" w:cs="Times New Roman"/>
            <w:sz w:val="24"/>
            <w:szCs w:val="24"/>
          </w:rPr>
          <w:delText xml:space="preserve">to</w:delText>
        </w:r>
      </w:del>
      <w:ins w:id="90097" w:author="Grammar Check" w:date="2026-10-02T00:00:00Z">
        <w:r>
          <w:rPr>
            <w:rFonts w:ascii="Times New Roman" w:hAnsi="Times New Roman" w:cs="Times New Roman"/>
            <w:sz w:val="24"/>
            <w:szCs w:val="24"/>
          </w:rPr>
          <w:t xml:space="preserve">can</w:t>
        </w:r>
      </w:ins>
      <w:r>
        <w:rPr>
          <w:rFonts w:ascii="Times New Roman" w:hAnsi="Times New Roman" w:cs="Times New Roman"/>
          <w:sz w:val="24"/>
          <w:szCs w:val="24"/>
        </w:rPr>
        <w:t xml:space="preserve"> </w:t>
      </w:r>
      <w:del w:id="90094" w:author="Grammar Check" w:date="2026-10-02T00:00:00Z">
        <w:r>
          <w:rPr>
            <w:rFonts w:ascii="Times New Roman" w:hAnsi="Times New Roman" w:cs="Times New Roman"/>
            <w:sz w:val="24"/>
            <w:szCs w:val="24"/>
          </w:rPr>
          <w:delText xml:space="preserve">perform</w:delText>
        </w:r>
      </w:del>
      <w:ins w:id="90095" w:author="Grammar Check" w:date="2026-10-02T00:00:00Z">
        <w:r>
          <w:rPr>
            <w:rFonts w:ascii="Times New Roman" w:hAnsi="Times New Roman" w:cs="Times New Roman"/>
            <w:sz w:val="24"/>
            <w:szCs w:val="24"/>
          </w:rPr>
          <w:t xml:space="preserve">be</w:t>
        </w:r>
      </w:ins>
      <w:r>
        <w:rPr>
          <w:rFonts w:ascii="Times New Roman" w:hAnsi="Times New Roman" w:cs="Times New Roman"/>
          <w:sz w:val="24"/>
          <w:szCs w:val="24"/>
        </w:rPr>
        <w:t xml:space="preserve"> </w:t>
      </w:r>
      <w:del w:id="90092" w:author="Grammar Check" w:date="2026-10-02T00:00:00Z">
        <w:r>
          <w:rPr>
            <w:rFonts w:ascii="Times New Roman" w:hAnsi="Times New Roman" w:cs="Times New Roman"/>
            <w:sz w:val="24"/>
            <w:szCs w:val="24"/>
          </w:rPr>
          <w:delText xml:space="preserve">IDS</w:delText>
        </w:r>
      </w:del>
      <w:ins w:id="90093" w:author="Grammar Check" w:date="2026-10-02T00:00:00Z">
        <w:r>
          <w:rPr>
            <w:rFonts w:ascii="Times New Roman" w:hAnsi="Times New Roman" w:cs="Times New Roman"/>
            <w:sz w:val="24"/>
            <w:szCs w:val="24"/>
          </w:rPr>
          <w:t xml:space="preserve">used for intrusion detection</w:t>
        </w:r>
      </w:ins>
      <w:r>
        <w:rPr>
          <w:rFonts w:ascii="Times New Roman" w:hAnsi="Times New Roman" w:cs="Times New Roman"/>
          <w:sz w:val="24"/>
          <w:szCs w:val="24"/>
        </w:rPr>
        <w:t xml:space="preserve"> in IoT and wireless networks, </w:t>
      </w:r>
      <w:del w:id="90090" w:author="Grammar Check" w:date="2026-10-02T00:00:00Z">
        <w:r>
          <w:rPr>
            <w:rFonts w:ascii="Times New Roman" w:hAnsi="Times New Roman" w:cs="Times New Roman"/>
            <w:sz w:val="24"/>
            <w:szCs w:val="24"/>
          </w:rPr>
          <w:delText xml:space="preserve">with a</w:delText>
        </w:r>
      </w:del>
      <w:ins w:id="90091" w:author="Grammar Check" w:date="2026-10-02T00:00:00Z">
        <w:r>
          <w:rPr>
            <w:rFonts w:ascii="Times New Roman" w:hAnsi="Times New Roman" w:cs="Times New Roman"/>
            <w:sz w:val="24"/>
            <w:szCs w:val="24"/>
          </w:rPr>
          <w:t xml:space="preserve">achieving</w:t>
        </w:r>
      </w:ins>
      <w:r>
        <w:rPr>
          <w:rFonts w:ascii="Times New Roman" w:hAnsi="Times New Roman" w:cs="Times New Roman"/>
          <w:sz w:val="24"/>
          <w:szCs w:val="24"/>
        </w:rPr>
        <w:t xml:space="preserve"> higher accuracy than classical methods. [15] </w:t>
      </w:r>
      <w:del w:id="90115" w:author="Grammar Check" w:date="2026-10-02T00:00:00Z">
        <w:r>
          <w:rPr>
            <w:rFonts w:ascii="Times New Roman" w:hAnsi="Times New Roman" w:cs="Times New Roman"/>
            <w:sz w:val="24"/>
            <w:szCs w:val="24"/>
          </w:rPr>
          <w:delText xml:space="preserve">proposes</w:delText>
        </w:r>
      </w:del>
      <w:ins w:id="90116" w:author="Grammar Check" w:date="2026-10-02T00:00:00Z">
        <w:r>
          <w:rPr>
            <w:rFonts w:ascii="Times New Roman" w:hAnsi="Times New Roman" w:cs="Times New Roman"/>
            <w:sz w:val="24"/>
            <w:szCs w:val="24"/>
          </w:rPr>
          <w:t xml:space="preserve">proposed</w:t>
        </w:r>
      </w:ins>
      <w:r>
        <w:rPr>
          <w:rFonts w:ascii="Times New Roman" w:hAnsi="Times New Roman" w:cs="Times New Roman"/>
          <w:sz w:val="24"/>
          <w:szCs w:val="24"/>
        </w:rPr>
        <w:t xml:space="preserve"> a hybrid CNN-BiLSTM-DNN architecture that was tested on the IoT-23 and Edge-IIoT </w:t>
      </w:r>
      <w:del w:id="90113" w:author="Grammar Check" w:date="2026-10-02T00:00:00Z">
        <w:r>
          <w:rPr>
            <w:rFonts w:ascii="Times New Roman" w:hAnsi="Times New Roman" w:cs="Times New Roman"/>
            <w:sz w:val="24"/>
            <w:szCs w:val="24"/>
          </w:rPr>
          <w:delText xml:space="preserve">sets</w:delText>
        </w:r>
      </w:del>
      <w:ins w:id="90114" w:author="Grammar Check" w:date="2026-10-02T00:00:00Z">
        <w:r>
          <w:rPr>
            <w:rFonts w:ascii="Times New Roman" w:hAnsi="Times New Roman" w:cs="Times New Roman"/>
            <w:sz w:val="24"/>
            <w:szCs w:val="24"/>
          </w:rPr>
          <w:t xml:space="preserve">datasets</w:t>
        </w:r>
      </w:ins>
      <w:r>
        <w:rPr>
          <w:rFonts w:ascii="Times New Roman" w:hAnsi="Times New Roman" w:cs="Times New Roman"/>
          <w:sz w:val="24"/>
          <w:szCs w:val="24"/>
        </w:rPr>
        <w:t xml:space="preserve">,</w:t>
      </w:r>
      <w:del w:id="90112" w:author="Grammar Check" w:date="2026-10-02T00:00:00Z">
        <w:r>
          <w:rPr>
            <w:rFonts w:ascii="Times New Roman" w:hAnsi="Times New Roman" w:cs="Times New Roman"/>
            <w:sz w:val="24"/>
            <w:szCs w:val="24"/>
          </w:rPr>
          <w:delText xml:space="preserve"> which</w:delText>
        </w:r>
      </w:del>
      <w:r>
        <w:rPr>
          <w:rFonts w:ascii="Times New Roman" w:hAnsi="Times New Roman" w:cs="Times New Roman"/>
          <w:sz w:val="24"/>
          <w:szCs w:val="24"/>
        </w:rPr>
        <w:t xml:space="preserve"> achieved nearly 99 percent accuracy, and </w:t>
      </w:r>
      <w:del w:id="90110" w:author="Grammar Check" w:date="2026-10-02T00:00:00Z">
        <w:r>
          <w:rPr>
            <w:rFonts w:ascii="Times New Roman" w:hAnsi="Times New Roman" w:cs="Times New Roman"/>
            <w:sz w:val="24"/>
            <w:szCs w:val="24"/>
          </w:rPr>
          <w:delText xml:space="preserve">also uses</w:delText>
        </w:r>
      </w:del>
      <w:ins w:id="90111" w:author="Grammar Check" w:date="2026-10-02T00:00:00Z">
        <w:r>
          <w:rPr>
            <w:rFonts w:ascii="Times New Roman" w:hAnsi="Times New Roman" w:cs="Times New Roman"/>
            <w:sz w:val="24"/>
            <w:szCs w:val="24"/>
          </w:rPr>
          <w:t xml:space="preserve">used</w:t>
        </w:r>
      </w:ins>
      <w:r>
        <w:rPr>
          <w:rFonts w:ascii="Times New Roman" w:hAnsi="Times New Roman" w:cs="Times New Roman"/>
          <w:sz w:val="24"/>
          <w:szCs w:val="24"/>
        </w:rPr>
        <w:t xml:space="preserve"> pruning and quantization to </w:t>
      </w:r>
      <w:del w:id="90108" w:author="Grammar Check" w:date="2026-10-02T00:00:00Z">
        <w:r>
          <w:rPr>
            <w:rFonts w:ascii="Times New Roman" w:hAnsi="Times New Roman" w:cs="Times New Roman"/>
            <w:sz w:val="24"/>
            <w:szCs w:val="24"/>
          </w:rPr>
          <w:delText xml:space="preserve">favor the</w:delText>
        </w:r>
      </w:del>
      <w:ins w:id="90109" w:author="Grammar Check" w:date="2026-10-02T00:00:00Z">
        <w:r>
          <w:rPr>
            <w:rFonts w:ascii="Times New Roman" w:hAnsi="Times New Roman" w:cs="Times New Roman"/>
            <w:sz w:val="24"/>
            <w:szCs w:val="24"/>
          </w:rPr>
          <w:t xml:space="preserve">facilitate</w:t>
        </w:r>
      </w:ins>
      <w:r>
        <w:rPr>
          <w:rFonts w:ascii="Times New Roman" w:hAnsi="Times New Roman" w:cs="Times New Roman"/>
          <w:sz w:val="24"/>
          <w:szCs w:val="24"/>
        </w:rPr>
        <w:t xml:space="preserve"> implementation on small IoT devices, </w:t>
      </w:r>
      <w:del w:id="90106" w:author="Grammar Check" w:date="2026-10-02T00:00:00Z">
        <w:r>
          <w:rPr>
            <w:rFonts w:ascii="Times New Roman" w:hAnsi="Times New Roman" w:cs="Times New Roman"/>
            <w:sz w:val="24"/>
            <w:szCs w:val="24"/>
          </w:rPr>
          <w:delText xml:space="preserve">appearing to</w:delText>
        </w:r>
      </w:del>
      <w:ins w:id="90107" w:author="Grammar Check" w:date="2026-10-02T00:00:00Z">
        <w:r>
          <w:rPr>
            <w:rFonts w:ascii="Times New Roman" w:hAnsi="Times New Roman" w:cs="Times New Roman"/>
            <w:sz w:val="24"/>
            <w:szCs w:val="24"/>
          </w:rPr>
          <w:t xml:space="preserve">thereby</w:t>
        </w:r>
      </w:ins>
      <w:r>
        <w:rPr>
          <w:rFonts w:ascii="Times New Roman" w:hAnsi="Times New Roman" w:cs="Times New Roman"/>
          <w:sz w:val="24"/>
          <w:szCs w:val="24"/>
        </w:rPr>
        <w:t xml:space="preserve"> directly </w:t>
      </w:r>
      <w:del w:id="90104" w:author="Grammar Check" w:date="2026-10-02T00:00:00Z">
        <w:r>
          <w:rPr>
            <w:rFonts w:ascii="Times New Roman" w:hAnsi="Times New Roman" w:cs="Times New Roman"/>
            <w:sz w:val="24"/>
            <w:szCs w:val="24"/>
          </w:rPr>
          <w:delText xml:space="preserve">solve</w:delText>
        </w:r>
      </w:del>
      <w:ins w:id="90105" w:author="Grammar Check" w:date="2026-10-02T00:00:00Z">
        <w:r>
          <w:rPr>
            <w:rFonts w:ascii="Times New Roman" w:hAnsi="Times New Roman" w:cs="Times New Roman"/>
            <w:sz w:val="24"/>
            <w:szCs w:val="24"/>
          </w:rPr>
          <w:t xml:space="preserve">addressing</w:t>
        </w:r>
      </w:ins>
      <w:r>
        <w:rPr>
          <w:rFonts w:ascii="Times New Roman" w:hAnsi="Times New Roman" w:cs="Times New Roman"/>
          <w:sz w:val="24"/>
          <w:szCs w:val="24"/>
        </w:rPr>
        <w:t xml:space="preserve"> the computation</w:t>
      </w:r>
      <w:del w:id="90102" w:author="Grammar Check" w:date="2026-10-02T00:00:00Z">
        <w:r>
          <w:rPr>
            <w:rFonts w:ascii="Times New Roman" w:hAnsi="Times New Roman" w:cs="Times New Roman"/>
            <w:sz w:val="24"/>
            <w:szCs w:val="24"/>
          </w:rPr>
          <w:delText xml:space="preserve"> </w:delText>
        </w:r>
      </w:del>
      <w:ins w:id="90103"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accuracy trade-off.</w:t>
      </w:r>
    </w:p>
    <w:p w:rsidR="00A5512E" w:rsidRDefault="00A5512E" w:rsidP="00A5512E">
      <w:pPr>
        <w:spacing w:after="0" w:line="240" w:lineRule="auto"/>
        <w:jc w:val="both"/>
        <w:rPr>
          <w:rFonts w:ascii="Times New Roman" w:hAnsi="Times New Roman" w:cs="Times New Roman"/>
          <w:sz w:val="24"/>
          <w:szCs w:val="24"/>
        </w:rPr>
      </w:pP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Hybrid CNN-RNN and attention-based models are becoming increasingly popular. [16] </w:t>
      </w:r>
      <w:del w:id="90125" w:author="Grammar Check" w:date="2026-10-02T00:00:00Z">
        <w:r>
          <w:rPr>
            <w:rFonts w:ascii="Times New Roman" w:hAnsi="Times New Roman" w:cs="Times New Roman"/>
            <w:sz w:val="24"/>
            <w:szCs w:val="24"/>
          </w:rPr>
          <w:delText xml:space="preserve">suggests</w:delText>
        </w:r>
      </w:del>
      <w:ins w:id="90126" w:author="Grammar Check" w:date="2026-10-02T00:00:00Z">
        <w:r>
          <w:rPr>
            <w:rFonts w:ascii="Times New Roman" w:hAnsi="Times New Roman" w:cs="Times New Roman"/>
            <w:sz w:val="24"/>
            <w:szCs w:val="24"/>
          </w:rPr>
          <w:t xml:space="preserve">proposed</w:t>
        </w:r>
      </w:ins>
      <w:r>
        <w:rPr>
          <w:rFonts w:ascii="Times New Roman" w:hAnsi="Times New Roman" w:cs="Times New Roman"/>
          <w:sz w:val="24"/>
          <w:szCs w:val="24"/>
        </w:rPr>
        <w:t xml:space="preserve"> </w:t>
      </w:r>
      <w:del w:id="90123" w:author="Grammar Check" w:date="2026-10-02T00:00:00Z">
        <w:r>
          <w:rPr>
            <w:rFonts w:ascii="Times New Roman" w:hAnsi="Times New Roman" w:cs="Times New Roman"/>
            <w:sz w:val="24"/>
            <w:szCs w:val="24"/>
          </w:rPr>
          <w:delText xml:space="preserve">an</w:delText>
        </w:r>
      </w:del>
      <w:ins w:id="90124" w:author="Grammar Check" w:date="2026-10-02T00:00:00Z">
        <w:r>
          <w:rPr>
            <w:rFonts w:ascii="Times New Roman" w:hAnsi="Times New Roman" w:cs="Times New Roman"/>
            <w:sz w:val="24"/>
            <w:szCs w:val="24"/>
          </w:rPr>
          <w:t xml:space="preserve">a CNN-BiLSTM-Transformer for</w:t>
        </w:r>
      </w:ins>
      <w:r>
        <w:rPr>
          <w:rFonts w:ascii="Times New Roman" w:hAnsi="Times New Roman" w:cs="Times New Roman"/>
          <w:sz w:val="24"/>
          <w:szCs w:val="24"/>
        </w:rPr>
        <w:t xml:space="preserve"> intrusion detection</w:t>
      </w:r>
      <w:del w:id="90122" w:author="Grammar Check" w:date="2026-10-02T00:00:00Z">
        <w:r>
          <w:rPr>
            <w:rFonts w:ascii="Times New Roman" w:hAnsi="Times New Roman" w:cs="Times New Roman"/>
            <w:sz w:val="24"/>
            <w:szCs w:val="24"/>
          </w:rPr>
          <w:delText xml:space="preserve"> CNN BiLSTM Transformer</w:delText>
        </w:r>
      </w:del>
      <w:r>
        <w:rPr>
          <w:rFonts w:ascii="Times New Roman" w:hAnsi="Times New Roman" w:cs="Times New Roman"/>
          <w:sz w:val="24"/>
          <w:szCs w:val="24"/>
        </w:rPr>
        <w:t xml:space="preserve">, a hybrid of local feature extraction, bidirectional temporal modeling, and multi-head attention, and </w:t>
      </w:r>
      <w:del w:id="90120" w:author="Grammar Check" w:date="2026-10-02T00:00:00Z">
        <w:r>
          <w:rPr>
            <w:rFonts w:ascii="Times New Roman" w:hAnsi="Times New Roman" w:cs="Times New Roman"/>
            <w:sz w:val="24"/>
            <w:szCs w:val="24"/>
          </w:rPr>
          <w:delText xml:space="preserve">also applies</w:delText>
        </w:r>
      </w:del>
      <w:ins w:id="90121" w:author="Grammar Check" w:date="2026-10-02T00:00:00Z">
        <w:r>
          <w:rPr>
            <w:rFonts w:ascii="Times New Roman" w:hAnsi="Times New Roman" w:cs="Times New Roman"/>
            <w:sz w:val="24"/>
            <w:szCs w:val="24"/>
          </w:rPr>
          <w:t xml:space="preserve">applied</w:t>
        </w:r>
      </w:ins>
      <w:r>
        <w:rPr>
          <w:rFonts w:ascii="Times New Roman" w:hAnsi="Times New Roman" w:cs="Times New Roman"/>
          <w:sz w:val="24"/>
          <w:szCs w:val="24"/>
        </w:rPr>
        <w:t xml:space="preserve"> Borderline-SMOTE to reduce the effects of class imbalance</w:t>
      </w:r>
      <w:ins w:id="90119"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0117" w:author="Grammar Check" w:date="2026-10-02T00:00:00Z">
        <w:r>
          <w:rPr>
            <w:rFonts w:ascii="Times New Roman" w:hAnsi="Times New Roman" w:cs="Times New Roman"/>
            <w:sz w:val="24"/>
            <w:szCs w:val="24"/>
          </w:rPr>
          <w:delText xml:space="preserve">and show</w:delText>
        </w:r>
      </w:del>
      <w:ins w:id="90118" w:author="Grammar Check" w:date="2026-10-02T00:00:00Z">
        <w:r>
          <w:rPr>
            <w:rFonts w:ascii="Times New Roman" w:hAnsi="Times New Roman" w:cs="Times New Roman"/>
            <w:sz w:val="24"/>
            <w:szCs w:val="24"/>
          </w:rPr>
          <w:t xml:space="preserve">showing</w:t>
        </w:r>
      </w:ins>
      <w:r>
        <w:rPr>
          <w:rFonts w:ascii="Times New Roman" w:hAnsi="Times New Roman" w:cs="Times New Roman"/>
          <w:sz w:val="24"/>
          <w:szCs w:val="24"/>
        </w:rPr>
        <w:t xml:space="preserve"> better performance on minority attacks than single-model baselines. [17] discussed a lightweight CNN-BiLSTM-based IDS</w:t>
      </w:r>
      <w:ins w:id="90139"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published in 2024 </w:t>
      </w:r>
      <w:del w:id="90137" w:author="Grammar Check" w:date="2026-10-02T00:00:00Z">
        <w:r>
          <w:rPr>
            <w:rFonts w:ascii="Times New Roman" w:hAnsi="Times New Roman" w:cs="Times New Roman"/>
            <w:sz w:val="24"/>
            <w:szCs w:val="24"/>
          </w:rPr>
          <w:delText xml:space="preserve">operating</w:delText>
        </w:r>
      </w:del>
      <w:ins w:id="90138" w:author="Grammar Check" w:date="2026-10-02T00:00:00Z">
        <w:r>
          <w:rPr>
            <w:rFonts w:ascii="Times New Roman" w:hAnsi="Times New Roman" w:cs="Times New Roman"/>
            <w:sz w:val="24"/>
            <w:szCs w:val="24"/>
          </w:rPr>
          <w:t xml:space="preserve">and evaluated</w:t>
        </w:r>
      </w:ins>
      <w:r>
        <w:rPr>
          <w:rFonts w:ascii="Times New Roman" w:hAnsi="Times New Roman" w:cs="Times New Roman"/>
          <w:sz w:val="24"/>
          <w:szCs w:val="24"/>
        </w:rPr>
        <w:t xml:space="preserve"> on UNSW-NB15</w:t>
      </w:r>
      <w:ins w:id="90136"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and demonstrated that a well-designed model can be </w:t>
      </w:r>
      <w:del w:id="90134" w:author="Grammar Check" w:date="2026-10-02T00:00:00Z">
        <w:r>
          <w:rPr>
            <w:rFonts w:ascii="Times New Roman" w:hAnsi="Times New Roman" w:cs="Times New Roman"/>
            <w:sz w:val="24"/>
            <w:szCs w:val="24"/>
          </w:rPr>
          <w:delText xml:space="preserve">tiny</w:delText>
        </w:r>
      </w:del>
      <w:ins w:id="90135" w:author="Grammar Check" w:date="2026-10-02T00:00:00Z">
        <w:r>
          <w:rPr>
            <w:rFonts w:ascii="Times New Roman" w:hAnsi="Times New Roman" w:cs="Times New Roman"/>
            <w:sz w:val="24"/>
            <w:szCs w:val="24"/>
          </w:rPr>
          <w:t xml:space="preserve">compact</w:t>
        </w:r>
      </w:ins>
      <w:r>
        <w:rPr>
          <w:rFonts w:ascii="Times New Roman" w:hAnsi="Times New Roman" w:cs="Times New Roman"/>
          <w:sz w:val="24"/>
          <w:szCs w:val="24"/>
        </w:rPr>
        <w:t xml:space="preserve"> and</w:t>
      </w:r>
      <w:ins w:id="90133" w:author="Grammar Check" w:date="2026-10-02T00:00:00Z">
        <w:r>
          <w:rPr>
            <w:rFonts w:ascii="Times New Roman" w:hAnsi="Times New Roman" w:cs="Times New Roman"/>
            <w:sz w:val="24"/>
            <w:szCs w:val="24"/>
          </w:rPr>
          <w:t xml:space="preserve"> highly accurate</w:t>
        </w:r>
      </w:ins>
      <w:r>
        <w:rPr>
          <w:rFonts w:ascii="Times New Roman" w:hAnsi="Times New Roman" w:cs="Times New Roman"/>
          <w:sz w:val="24"/>
          <w:szCs w:val="24"/>
        </w:rPr>
        <w:t xml:space="preserve"> at the same time</w:t>
      </w:r>
      <w:del w:id="90132" w:author="Grammar Check" w:date="2026-10-02T00:00:00Z">
        <w:r>
          <w:rPr>
            <w:rFonts w:ascii="Times New Roman" w:hAnsi="Times New Roman" w:cs="Times New Roman"/>
            <w:sz w:val="24"/>
            <w:szCs w:val="24"/>
          </w:rPr>
          <w:delText xml:space="preserve"> highly accurate</w:delText>
        </w:r>
      </w:del>
      <w:r>
        <w:rPr>
          <w:rFonts w:ascii="Times New Roman" w:hAnsi="Times New Roman" w:cs="Times New Roman"/>
          <w:sz w:val="24"/>
          <w:szCs w:val="24"/>
        </w:rPr>
        <w:t xml:space="preserve">, which is essential </w:t>
      </w:r>
      <w:del w:id="90130" w:author="Grammar Check" w:date="2026-10-02T00:00:00Z">
        <w:r>
          <w:rPr>
            <w:rFonts w:ascii="Times New Roman" w:hAnsi="Times New Roman" w:cs="Times New Roman"/>
            <w:sz w:val="24"/>
            <w:szCs w:val="24"/>
          </w:rPr>
          <w:delText xml:space="preserve">in</w:delText>
        </w:r>
      </w:del>
      <w:ins w:id="90131"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w:t>
      </w:r>
      <w:del w:id="90128" w:author="Grammar Check" w:date="2026-10-02T00:00:00Z">
        <w:r>
          <w:rPr>
            <w:rFonts w:ascii="Times New Roman" w:hAnsi="Times New Roman" w:cs="Times New Roman"/>
            <w:sz w:val="24"/>
            <w:szCs w:val="24"/>
          </w:rPr>
          <w:delText xml:space="preserve">the</w:delText>
        </w:r>
      </w:del>
      <w:ins w:id="90129" w:author="Grammar Check" w:date="2026-10-02T00:00:00Z">
        <w:r>
          <w:rPr>
            <w:rFonts w:ascii="Times New Roman" w:hAnsi="Times New Roman" w:cs="Times New Roman"/>
            <w:sz w:val="24"/>
            <w:szCs w:val="24"/>
          </w:rPr>
          <w:t xml:space="preserve">IoT</w:t>
        </w:r>
      </w:ins>
      <w:r>
        <w:rPr>
          <w:rFonts w:ascii="Times New Roman" w:hAnsi="Times New Roman" w:cs="Times New Roman"/>
          <w:sz w:val="24"/>
          <w:szCs w:val="24"/>
        </w:rPr>
        <w:t xml:space="preserve"> deployment</w:t>
      </w:r>
      <w:del w:id="90127" w:author="Grammar Check" w:date="2026-10-02T00:00:00Z">
        <w:r>
          <w:rPr>
            <w:rFonts w:ascii="Times New Roman" w:hAnsi="Times New Roman" w:cs="Times New Roman"/>
            <w:sz w:val="24"/>
            <w:szCs w:val="24"/>
          </w:rPr>
          <w:delText xml:space="preserve"> of IoT</w:delText>
        </w:r>
      </w:del>
      <w:r>
        <w:rPr>
          <w:rFonts w:ascii="Times New Roman" w:hAnsi="Times New Roman" w:cs="Times New Roman"/>
          <w:sz w:val="24"/>
          <w:szCs w:val="24"/>
        </w:rPr>
        <w:t xml:space="preserve">. [18] introduced TL-BiLSTM IoT, a transfer-learning hybrid of CNN and BiLSTM </w:t>
      </w:r>
      <w:del w:id="90147" w:author="Grammar Check" w:date="2026-10-02T00:00:00Z">
        <w:r>
          <w:rPr>
            <w:rFonts w:ascii="Times New Roman" w:hAnsi="Times New Roman" w:cs="Times New Roman"/>
            <w:sz w:val="24"/>
            <w:szCs w:val="24"/>
          </w:rPr>
          <w:delText xml:space="preserve">to</w:delText>
        </w:r>
      </w:del>
      <w:ins w:id="90148"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w:t>
      </w:r>
      <w:del w:id="90145" w:author="Grammar Check" w:date="2026-10-02T00:00:00Z">
        <w:r>
          <w:rPr>
            <w:rFonts w:ascii="Times New Roman" w:hAnsi="Times New Roman" w:cs="Times New Roman"/>
            <w:sz w:val="24"/>
            <w:szCs w:val="24"/>
          </w:rPr>
          <w:delText xml:space="preserve">detect</w:delText>
        </w:r>
      </w:del>
      <w:ins w:id="90146" w:author="Grammar Check" w:date="2026-10-02T00:00:00Z">
        <w:r>
          <w:rPr>
            <w:rFonts w:ascii="Times New Roman" w:hAnsi="Times New Roman" w:cs="Times New Roman"/>
            <w:sz w:val="24"/>
            <w:szCs w:val="24"/>
          </w:rPr>
          <w:t xml:space="preserve">detecting</w:t>
        </w:r>
      </w:ins>
      <w:r>
        <w:rPr>
          <w:rFonts w:ascii="Times New Roman" w:hAnsi="Times New Roman" w:cs="Times New Roman"/>
          <w:sz w:val="24"/>
          <w:szCs w:val="24"/>
        </w:rPr>
        <w:t xml:space="preserve"> Mirai and Bashlite attacks</w:t>
      </w:r>
      <w:ins w:id="90144"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0142" w:author="Grammar Check" w:date="2026-10-02T00:00:00Z">
        <w:r>
          <w:rPr>
            <w:rFonts w:ascii="Times New Roman" w:hAnsi="Times New Roman" w:cs="Times New Roman"/>
            <w:sz w:val="24"/>
            <w:szCs w:val="24"/>
          </w:rPr>
          <w:delText xml:space="preserve">that</w:delText>
        </w:r>
      </w:del>
      <w:ins w:id="90143" w:author="Grammar Check" w:date="2026-10-02T00:00:00Z">
        <w:r>
          <w:rPr>
            <w:rFonts w:ascii="Times New Roman" w:hAnsi="Times New Roman" w:cs="Times New Roman"/>
            <w:sz w:val="24"/>
            <w:szCs w:val="24"/>
          </w:rPr>
          <w:t xml:space="preserve">which</w:t>
        </w:r>
      </w:ins>
      <w:r>
        <w:rPr>
          <w:rFonts w:ascii="Times New Roman" w:hAnsi="Times New Roman" w:cs="Times New Roman"/>
          <w:sz w:val="24"/>
          <w:szCs w:val="24"/>
        </w:rPr>
        <w:t xml:space="preserve"> </w:t>
      </w:r>
      <w:del w:id="90140" w:author="Grammar Check" w:date="2026-10-02T00:00:00Z">
        <w:r>
          <w:rPr>
            <w:rFonts w:ascii="Times New Roman" w:hAnsi="Times New Roman" w:cs="Times New Roman"/>
            <w:sz w:val="24"/>
            <w:szCs w:val="24"/>
          </w:rPr>
          <w:delText xml:space="preserve">has</w:delText>
        </w:r>
      </w:del>
      <w:ins w:id="90141" w:author="Grammar Check" w:date="2026-10-02T00:00:00Z">
        <w:r>
          <w:rPr>
            <w:rFonts w:ascii="Times New Roman" w:hAnsi="Times New Roman" w:cs="Times New Roman"/>
            <w:sz w:val="24"/>
            <w:szCs w:val="24"/>
          </w:rPr>
          <w:t xml:space="preserve">showed</w:t>
        </w:r>
      </w:ins>
      <w:r>
        <w:rPr>
          <w:rFonts w:ascii="Times New Roman" w:hAnsi="Times New Roman" w:cs="Times New Roman"/>
          <w:sz w:val="24"/>
          <w:szCs w:val="24"/>
        </w:rPr>
        <w:t xml:space="preserve"> excellent performance in various IoT botnet scenarios. [19] presented an ensemble IoT-based IDS with logistic regression, Naive Bayes, and decision trees on CIC-IDS2017, attaining </w:t>
      </w:r>
      <w:del w:id="90151" w:author="Grammar Check" w:date="2026-10-02T00:00:00Z">
        <w:r>
          <w:rPr>
            <w:rFonts w:ascii="Times New Roman" w:hAnsi="Times New Roman" w:cs="Times New Roman"/>
            <w:sz w:val="24"/>
            <w:szCs w:val="24"/>
          </w:rPr>
          <w:delText xml:space="preserve">a range of </w:delText>
        </w:r>
      </w:del>
      <w:r>
        <w:rPr>
          <w:rFonts w:ascii="Times New Roman" w:hAnsi="Times New Roman" w:cs="Times New Roman"/>
          <w:sz w:val="24"/>
          <w:szCs w:val="24"/>
        </w:rPr>
        <w:t xml:space="preserve">88</w:t>
      </w:r>
      <w:del w:id="90149" w:author="Grammar Check" w:date="2026-10-02T00:00:00Z">
        <w:r>
          <w:rPr>
            <w:rFonts w:ascii="Times New Roman" w:hAnsi="Times New Roman" w:cs="Times New Roman"/>
            <w:sz w:val="24"/>
            <w:szCs w:val="24"/>
          </w:rPr>
          <w:delText xml:space="preserve">-</w:delText>
        </w:r>
      </w:del>
      <w:ins w:id="90150"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89 percent accuracy on both multi-class and binary tasks and showing that even classical ensembles can be competitive when tuned appropriately. A fine-tuned deep learning IDS </w:t>
      </w:r>
      <w:del w:id="90173" w:author="Grammar Check" w:date="2026-10-02T00:00:00Z">
        <w:r>
          <w:rPr>
            <w:rFonts w:ascii="Times New Roman" w:hAnsi="Times New Roman" w:cs="Times New Roman"/>
            <w:sz w:val="24"/>
            <w:szCs w:val="24"/>
          </w:rPr>
          <w:delText xml:space="preserve">of</w:delText>
        </w:r>
      </w:del>
      <w:ins w:id="90174"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cybersecurity networks</w:t>
      </w:r>
      <w:del w:id="90172" w:author="Grammar Check" w:date="2026-10-02T00:00:00Z">
        <w:r>
          <w:rPr>
            <w:rFonts w:ascii="Times New Roman" w:hAnsi="Times New Roman" w:cs="Times New Roman"/>
            <w:sz w:val="24"/>
            <w:szCs w:val="24"/>
          </w:rPr>
          <w:delText xml:space="preserve">, which was</w:delText>
        </w:r>
      </w:del>
      <w:r>
        <w:rPr>
          <w:rFonts w:ascii="Times New Roman" w:hAnsi="Times New Roman" w:cs="Times New Roman"/>
          <w:sz w:val="24"/>
          <w:szCs w:val="24"/>
        </w:rPr>
        <w:t xml:space="preserve"> </w:t>
      </w:r>
      <w:r>
        <w:rPr>
          <w:rFonts w:ascii="Times New Roman" w:hAnsi="Times New Roman" w:cs="Times New Roman"/>
          <w:color w:val="0070C0"/>
          <w:sz w:val="24"/>
          <w:szCs w:val="24"/>
        </w:rPr>
        <w:t>reported by Naz et al.</w:t>
      </w:r>
      <w:del w:id="90171" w:author="Grammar Check" w:date="2026-10-02T00:00:00Z">
        <w:r>
          <w:rPr>
            <w:rFonts w:ascii="Times New Roman" w:hAnsi="Times New Roman" w:cs="Times New Roman"/>
            <w:sz w:val="24"/>
            <w:szCs w:val="24"/>
          </w:rPr>
          <w:delText xml:space="preserve">,</w:delText>
        </w:r>
      </w:del>
      <w:r>
        <w:rPr>
          <w:rFonts w:ascii="Times New Roman" w:hAnsi="Times New Roman" w:cs="Times New Roman"/>
          <w:sz w:val="24"/>
          <w:szCs w:val="24"/>
        </w:rPr>
        <w:t xml:space="preserve"> </w:t>
      </w:r>
      <w:del w:id="90169" w:author="Grammar Check" w:date="2026-10-02T00:00:00Z">
        <w:r>
          <w:rPr>
            <w:rFonts w:ascii="Times New Roman" w:hAnsi="Times New Roman" w:cs="Times New Roman"/>
            <w:sz w:val="24"/>
            <w:szCs w:val="24"/>
          </w:rPr>
          <w:delText xml:space="preserve">is</w:delText>
        </w:r>
      </w:del>
      <w:ins w:id="90170" w:author="Grammar Check" w:date="2026-10-02T00:00:00Z">
        <w:r>
          <w:rPr>
            <w:rFonts w:ascii="Times New Roman" w:hAnsi="Times New Roman" w:cs="Times New Roman"/>
            <w:sz w:val="24"/>
            <w:szCs w:val="24"/>
          </w:rPr>
          <w:t xml:space="preserve">achieved</w:t>
        </w:r>
      </w:ins>
      <w:r>
        <w:rPr>
          <w:rFonts w:ascii="Times New Roman" w:hAnsi="Times New Roman" w:cs="Times New Roman"/>
          <w:sz w:val="24"/>
          <w:szCs w:val="24"/>
        </w:rPr>
        <w:t xml:space="preserve"> very high</w:t>
      </w:r>
      <w:del w:id="90168" w:author="Grammar Check" w:date="2026-10-02T00:00:00Z">
        <w:r>
          <w:rPr>
            <w:rFonts w:ascii="Times New Roman" w:hAnsi="Times New Roman" w:cs="Times New Roman"/>
            <w:sz w:val="24"/>
            <w:szCs w:val="24"/>
          </w:rPr>
          <w:delText xml:space="preserve"> in</w:delText>
        </w:r>
      </w:del>
      <w:r>
        <w:rPr>
          <w:rFonts w:ascii="Times New Roman" w:hAnsi="Times New Roman" w:cs="Times New Roman"/>
          <w:sz w:val="24"/>
          <w:szCs w:val="24"/>
        </w:rPr>
        <w:t xml:space="preserve"> accuracy on CIC-IDS2017 </w:t>
      </w:r>
      <w:del w:id="90166" w:author="Grammar Check" w:date="2026-10-02T00:00:00Z">
        <w:r>
          <w:rPr>
            <w:rFonts w:ascii="Times New Roman" w:hAnsi="Times New Roman" w:cs="Times New Roman"/>
            <w:sz w:val="24"/>
            <w:szCs w:val="24"/>
          </w:rPr>
          <w:delText xml:space="preserve">because</w:delText>
        </w:r>
      </w:del>
      <w:ins w:id="90167" w:author="Grammar Check" w:date="2026-10-02T00:00:00Z">
        <w:r>
          <w:rPr>
            <w:rFonts w:ascii="Times New Roman" w:hAnsi="Times New Roman" w:cs="Times New Roman"/>
            <w:sz w:val="24"/>
            <w:szCs w:val="24"/>
          </w:rPr>
          <w:t xml:space="preserve">owing</w:t>
        </w:r>
      </w:ins>
      <w:r>
        <w:rPr>
          <w:rFonts w:ascii="Times New Roman" w:hAnsi="Times New Roman" w:cs="Times New Roman"/>
          <w:sz w:val="24"/>
          <w:szCs w:val="24"/>
        </w:rPr>
        <w:t xml:space="preserve"> </w:t>
      </w:r>
      <w:del w:id="90164" w:author="Grammar Check" w:date="2026-10-02T00:00:00Z">
        <w:r>
          <w:rPr>
            <w:rFonts w:ascii="Times New Roman" w:hAnsi="Times New Roman" w:cs="Times New Roman"/>
            <w:sz w:val="24"/>
            <w:szCs w:val="24"/>
          </w:rPr>
          <w:delText xml:space="preserve">of</w:delText>
        </w:r>
      </w:del>
      <w:ins w:id="90165" w:author="Grammar Check" w:date="2026-10-02T00:00:00Z">
        <w:r>
          <w:rPr>
            <w:rFonts w:ascii="Times New Roman" w:hAnsi="Times New Roman" w:cs="Times New Roman"/>
            <w:sz w:val="24"/>
            <w:szCs w:val="24"/>
          </w:rPr>
          <w:t xml:space="preserve">to careful</w:t>
        </w:r>
      </w:ins>
      <w:r>
        <w:rPr>
          <w:rFonts w:ascii="Times New Roman" w:hAnsi="Times New Roman" w:cs="Times New Roman"/>
          <w:sz w:val="24"/>
          <w:szCs w:val="24"/>
        </w:rPr>
        <w:t xml:space="preserve"> labeling</w:t>
      </w:r>
      <w:del w:id="90162" w:author="Grammar Check" w:date="2026-10-02T00:00:00Z">
        <w:r>
          <w:rPr>
            <w:rFonts w:ascii="Times New Roman" w:hAnsi="Times New Roman" w:cs="Times New Roman"/>
            <w:sz w:val="24"/>
            <w:szCs w:val="24"/>
          </w:rPr>
          <w:delText xml:space="preserve"> in addition to</w:delText>
        </w:r>
      </w:del>
      <w:ins w:id="90163"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feature selection</w:t>
      </w:r>
      <w:ins w:id="90161"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and</w:t>
      </w:r>
      <w:ins w:id="90160" w:author="Grammar Check" w:date="2026-10-02T00:00:00Z">
        <w:r>
          <w:rPr>
            <w:rFonts w:ascii="Times New Roman" w:hAnsi="Times New Roman" w:cs="Times New Roman"/>
            <w:sz w:val="24"/>
            <w:szCs w:val="24"/>
          </w:rPr>
          <w:t xml:space="preserve"> the</w:t>
        </w:r>
      </w:ins>
      <w:r>
        <w:rPr>
          <w:rFonts w:ascii="Times New Roman" w:hAnsi="Times New Roman" w:cs="Times New Roman"/>
          <w:sz w:val="24"/>
          <w:szCs w:val="24"/>
        </w:rPr>
        <w:t xml:space="preserve"> integration of DL </w:t>
      </w:r>
      <w:del w:id="90158" w:author="Grammar Check" w:date="2026-10-02T00:00:00Z">
        <w:r>
          <w:rPr>
            <w:rFonts w:ascii="Times New Roman" w:hAnsi="Times New Roman" w:cs="Times New Roman"/>
            <w:sz w:val="24"/>
            <w:szCs w:val="24"/>
          </w:rPr>
          <w:delText xml:space="preserve">and</w:delText>
        </w:r>
      </w:del>
      <w:ins w:id="90159"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advanced optimization, </w:t>
      </w:r>
      <w:del w:id="90156" w:author="Grammar Check" w:date="2026-10-02T00:00:00Z">
        <w:r>
          <w:rPr>
            <w:rFonts w:ascii="Times New Roman" w:hAnsi="Times New Roman" w:cs="Times New Roman"/>
            <w:sz w:val="24"/>
            <w:szCs w:val="24"/>
          </w:rPr>
          <w:delText xml:space="preserve">which confirms</w:delText>
        </w:r>
      </w:del>
      <w:ins w:id="90157" w:author="Grammar Check" w:date="2026-10-02T00:00:00Z">
        <w:r>
          <w:rPr>
            <w:rFonts w:ascii="Times New Roman" w:hAnsi="Times New Roman" w:cs="Times New Roman"/>
            <w:sz w:val="24"/>
            <w:szCs w:val="24"/>
          </w:rPr>
          <w:t xml:space="preserve">confirming</w:t>
        </w:r>
      </w:ins>
      <w:r>
        <w:rPr>
          <w:rFonts w:ascii="Times New Roman" w:hAnsi="Times New Roman" w:cs="Times New Roman"/>
          <w:sz w:val="24"/>
          <w:szCs w:val="24"/>
        </w:rPr>
        <w:t xml:space="preserve"> that</w:t>
      </w:r>
      <w:del w:id="90155" w:author="Grammar Check" w:date="2026-10-02T00:00:00Z">
        <w:r>
          <w:rPr>
            <w:rFonts w:ascii="Times New Roman" w:hAnsi="Times New Roman" w:cs="Times New Roman"/>
            <w:sz w:val="24"/>
            <w:szCs w:val="24"/>
          </w:rPr>
          <w:delText xml:space="preserve"> the</w:delText>
        </w:r>
      </w:del>
      <w:r>
        <w:rPr>
          <w:rFonts w:ascii="Times New Roman" w:hAnsi="Times New Roman" w:cs="Times New Roman"/>
          <w:sz w:val="24"/>
          <w:szCs w:val="24"/>
        </w:rPr>
        <w:t xml:space="preserve"> data curation and preprocessing </w:t>
      </w:r>
      <w:del w:id="90154" w:author="Grammar Check" w:date="2026-10-02T00:00:00Z">
        <w:r>
          <w:rPr>
            <w:rFonts w:ascii="Times New Roman" w:hAnsi="Times New Roman" w:cs="Times New Roman"/>
            <w:sz w:val="24"/>
            <w:szCs w:val="24"/>
          </w:rPr>
          <w:delText xml:space="preserve">steps </w:delText>
        </w:r>
      </w:del>
      <w:r>
        <w:rPr>
          <w:rFonts w:ascii="Times New Roman" w:hAnsi="Times New Roman" w:cs="Times New Roman"/>
          <w:sz w:val="24"/>
          <w:szCs w:val="24"/>
        </w:rPr>
        <w:t xml:space="preserve">are </w:t>
      </w:r>
      <w:del w:id="90152" w:author="Grammar Check" w:date="2026-10-02T00:00:00Z">
        <w:r>
          <w:rPr>
            <w:rFonts w:ascii="Times New Roman" w:hAnsi="Times New Roman" w:cs="Times New Roman"/>
            <w:sz w:val="24"/>
            <w:szCs w:val="24"/>
          </w:rPr>
          <w:delText xml:space="preserve">equally</w:delText>
        </w:r>
      </w:del>
      <w:ins w:id="90153" w:author="Grammar Check" w:date="2026-10-02T00:00:00Z">
        <w:r>
          <w:rPr>
            <w:rFonts w:ascii="Times New Roman" w:hAnsi="Times New Roman" w:cs="Times New Roman"/>
            <w:sz w:val="24"/>
            <w:szCs w:val="24"/>
          </w:rPr>
          <w:t xml:space="preserve">as</w:t>
        </w:r>
      </w:ins>
      <w:r>
        <w:rPr>
          <w:rFonts w:ascii="Times New Roman" w:hAnsi="Times New Roman" w:cs="Times New Roman"/>
          <w:sz w:val="24"/>
          <w:szCs w:val="24"/>
        </w:rPr>
        <w:t xml:space="preserve"> important as the model type [20]. An extensive investigation of CIC-IDS2017, </w:t>
      </w:r>
      <w:del w:id="90183" w:author="Grammar Check" w:date="2026-10-02T00:00:00Z">
        <w:r>
          <w:rPr>
            <w:rFonts w:ascii="Times New Roman" w:hAnsi="Times New Roman" w:cs="Times New Roman"/>
            <w:sz w:val="24"/>
            <w:szCs w:val="24"/>
          </w:rPr>
          <w:delText xml:space="preserve">based on</w:delText>
        </w:r>
      </w:del>
      <w:ins w:id="90184" w:author="Grammar Check" w:date="2026-10-02T00:00:00Z">
        <w:r>
          <w:rPr>
            <w:rFonts w:ascii="Times New Roman" w:hAnsi="Times New Roman" w:cs="Times New Roman"/>
            <w:sz w:val="24"/>
            <w:szCs w:val="24"/>
          </w:rPr>
          <w:t xml:space="preserve">covering</w:t>
        </w:r>
      </w:ins>
      <w:r>
        <w:rPr>
          <w:rFonts w:ascii="Times New Roman" w:hAnsi="Times New Roman" w:cs="Times New Roman"/>
          <w:sz w:val="24"/>
          <w:szCs w:val="24"/>
        </w:rPr>
        <w:t xml:space="preserve"> its structure, </w:t>
      </w:r>
      <w:ins w:id="90182" w:author="Grammar Check" w:date="2026-10-02T00:00:00Z">
        <w:r>
          <w:rPr>
            <w:rFonts w:ascii="Times New Roman" w:hAnsi="Times New Roman" w:cs="Times New Roman"/>
            <w:sz w:val="24"/>
            <w:szCs w:val="24"/>
          </w:rPr>
          <w:t xml:space="preserve">class </w:t>
        </w:r>
      </w:ins>
      <w:r>
        <w:rPr>
          <w:rFonts w:ascii="Times New Roman" w:hAnsi="Times New Roman" w:cs="Times New Roman"/>
          <w:sz w:val="24"/>
          <w:szCs w:val="24"/>
        </w:rPr>
        <w:t xml:space="preserve">imbalance</w:t>
      </w:r>
      <w:ins w:id="90181"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0179" w:author="Grammar Check" w:date="2026-10-02T00:00:00Z">
        <w:r>
          <w:rPr>
            <w:rFonts w:ascii="Times New Roman" w:hAnsi="Times New Roman" w:cs="Times New Roman"/>
            <w:sz w:val="24"/>
            <w:szCs w:val="24"/>
          </w:rPr>
          <w:delText xml:space="preserve">between classes and their appropriateness</w:delText>
        </w:r>
      </w:del>
      <w:ins w:id="90180" w:author="Grammar Check" w:date="2026-10-02T00:00:00Z">
        <w:r>
          <w:rPr>
            <w:rFonts w:ascii="Times New Roman" w:hAnsi="Times New Roman" w:cs="Times New Roman"/>
            <w:sz w:val="24"/>
            <w:szCs w:val="24"/>
          </w:rPr>
          <w:t xml:space="preserve">suitability</w:t>
        </w:r>
      </w:ins>
      <w:r>
        <w:rPr>
          <w:rFonts w:ascii="Times New Roman" w:hAnsi="Times New Roman" w:cs="Times New Roman"/>
          <w:sz w:val="24"/>
          <w:szCs w:val="24"/>
        </w:rPr>
        <w:t xml:space="preserve"> for intrusion detection, and the </w:t>
      </w:r>
      <w:ins w:id="90178" w:author="Grammar Check" w:date="2026-10-02T00:00:00Z">
        <w:r>
          <w:rPr>
            <w:rFonts w:ascii="Times New Roman" w:hAnsi="Times New Roman" w:cs="Times New Roman"/>
            <w:sz w:val="24"/>
            <w:szCs w:val="24"/>
          </w:rPr>
          <w:t xml:space="preserve">comparative </w:t>
        </w:r>
      </w:ins>
      <w:r>
        <w:rPr>
          <w:rFonts w:ascii="Times New Roman" w:hAnsi="Times New Roman" w:cs="Times New Roman"/>
          <w:sz w:val="24"/>
          <w:szCs w:val="24"/>
        </w:rPr>
        <w:t xml:space="preserve">performance of </w:t>
      </w:r>
      <w:del w:id="90177"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ML models</w:t>
      </w:r>
      <w:del w:id="90176" w:author="Grammar Check" w:date="2026-10-02T00:00:00Z">
        <w:r>
          <w:rPr>
            <w:rFonts w:ascii="Times New Roman" w:hAnsi="Times New Roman" w:cs="Times New Roman"/>
            <w:sz w:val="24"/>
            <w:szCs w:val="24"/>
          </w:rPr>
          <w:delText xml:space="preserve"> in comparison with each other</w:delText>
        </w:r>
      </w:del>
      <w:r>
        <w:rPr>
          <w:rFonts w:ascii="Times New Roman" w:hAnsi="Times New Roman" w:cs="Times New Roman"/>
          <w:sz w:val="24"/>
          <w:szCs w:val="24"/>
        </w:rPr>
        <w:t xml:space="preserve">, revealed </w:t>
      </w:r>
      <w:del w:id="90175"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key issues in the efficient use of this dataset [21]. A distinct survey on CIC-IDS2017 and CSE-CIC-IDS2018 looked at the quality of labels, feature distribution, and effects of preprocessing options on</w:t>
      </w:r>
      <w:del w:id="90189" w:author="Grammar Check" w:date="2026-10-02T00:00:00Z">
        <w:r>
          <w:rPr>
            <w:rFonts w:ascii="Times New Roman" w:hAnsi="Times New Roman" w:cs="Times New Roman"/>
            <w:sz w:val="24"/>
            <w:szCs w:val="24"/>
          </w:rPr>
          <w:delText xml:space="preserve"> ML/DL</w:delText>
        </w:r>
      </w:del>
      <w:r>
        <w:rPr>
          <w:rFonts w:ascii="Times New Roman" w:hAnsi="Times New Roman" w:cs="Times New Roman"/>
          <w:sz w:val="24"/>
          <w:szCs w:val="24"/>
        </w:rPr>
        <w:t xml:space="preserve"> machine learning (ML) and deep learning (DL) performance, </w:t>
      </w:r>
      <w:del w:id="90187" w:author="Grammar Check" w:date="2026-10-02T00:00:00Z">
        <w:r>
          <w:rPr>
            <w:rFonts w:ascii="Times New Roman" w:hAnsi="Times New Roman" w:cs="Times New Roman"/>
            <w:sz w:val="24"/>
            <w:szCs w:val="24"/>
          </w:rPr>
          <w:delText xml:space="preserve">which supports</w:delText>
        </w:r>
      </w:del>
      <w:ins w:id="90188" w:author="Grammar Check" w:date="2026-10-02T00:00:00Z">
        <w:r>
          <w:rPr>
            <w:rFonts w:ascii="Times New Roman" w:hAnsi="Times New Roman" w:cs="Times New Roman"/>
            <w:sz w:val="24"/>
            <w:szCs w:val="24"/>
          </w:rPr>
          <w:t xml:space="preserve">supporting</w:t>
        </w:r>
      </w:ins>
      <w:r>
        <w:rPr>
          <w:rFonts w:ascii="Times New Roman" w:hAnsi="Times New Roman" w:cs="Times New Roman"/>
          <w:sz w:val="24"/>
          <w:szCs w:val="24"/>
        </w:rPr>
        <w:t xml:space="preserve"> the necessity of standardized pipelines </w:t>
      </w:r>
      <w:del w:id="90185" w:author="Grammar Check" w:date="2026-10-02T00:00:00Z">
        <w:r>
          <w:rPr>
            <w:rFonts w:ascii="Times New Roman" w:hAnsi="Times New Roman" w:cs="Times New Roman"/>
            <w:sz w:val="24"/>
            <w:szCs w:val="24"/>
          </w:rPr>
          <w:delText xml:space="preserve">in terms of</w:delText>
        </w:r>
      </w:del>
      <w:ins w:id="90186"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comparing IDS models [22]. [23] also compared </w:t>
      </w:r>
      <w:del w:id="90190" w:author="Grammar Check" w:date="2026-10-02T00:00:00Z">
        <w:r>
          <w:rPr>
            <w:rFonts w:ascii="Times New Roman" w:hAnsi="Times New Roman" w:cs="Times New Roman"/>
            <w:sz w:val="24"/>
            <w:szCs w:val="24"/>
          </w:rPr>
          <w:delText xml:space="preserve">the</w:delText>
        </w:r>
      </w:del>
      <w:ins w:id="90191" w:author="Grammar Check" w:date="2026-10-02T00:00:00Z">
        <w:r>
          <w:rPr>
            <w:rFonts w:ascii="Times New Roman" w:hAnsi="Times New Roman" w:cs="Times New Roman"/>
            <w:sz w:val="24"/>
            <w:szCs w:val="24"/>
          </w:rPr>
          <w:t xml:space="preserve">a</w:t>
        </w:r>
      </w:ins>
      <w:r>
        <w:rPr>
          <w:rFonts w:ascii="Times New Roman" w:hAnsi="Times New Roman" w:cs="Times New Roman"/>
          <w:sz w:val="24"/>
          <w:szCs w:val="24"/>
        </w:rPr>
        <w:t xml:space="preserve"> number of deep learning models on CIC-IDS2017 and demonstrated that attentive treatment of missing values, skewness, and correlated features can significantly enhance the performance of models. [24] demonstrated the effectiveness of hybrid CNN-LSTM architectures for IoT attack detection, particularly for learning complementary spatial and temporal characteristics of network traffic. [25] </w:t>
      </w:r>
      <w:del w:id="90192" w:author="Grammar Check" w:date="2026-10-02T00:00:00Z">
        <w:r>
          <w:rPr>
            <w:rFonts w:ascii="Times New Roman" w:hAnsi="Times New Roman" w:cs="Times New Roman"/>
            <w:sz w:val="24"/>
            <w:szCs w:val="24"/>
          </w:rPr>
          <w:delText xml:space="preserve">Explain</w:delText>
        </w:r>
      </w:del>
      <w:ins w:id="90193" w:author="Grammar Check" w:date="2026-10-02T00:00:00Z">
        <w:r>
          <w:rPr>
            <w:rFonts w:ascii="Times New Roman" w:hAnsi="Times New Roman" w:cs="Times New Roman"/>
            <w:sz w:val="24"/>
            <w:szCs w:val="24"/>
          </w:rPr>
          <w:t xml:space="preserve">explained</w:t>
        </w:r>
      </w:ins>
      <w:r>
        <w:rPr>
          <w:rFonts w:ascii="Times New Roman" w:hAnsi="Times New Roman" w:cs="Times New Roman"/>
          <w:sz w:val="24"/>
          <w:szCs w:val="24"/>
        </w:rPr>
        <w:t xml:space="preserve"> the potential of Transformer-based models for IoT intrusion detection by aggregating network flows into temporal windows and using self-attention to capture contextual dependencies among concurrent traffic flows. [26] also compared centralized and federated deep learning approaches using DNN, LSTM, and BiLSTM architectures on IoT botnet datasets such as BoT-IoT and N-BaIoT, highlighting the trade-offs among detection performance, privacy, and deployment requirements.</w:t>
      </w:r>
    </w:p>
    <w:p w:rsidR="00A5512E" w:rsidRPr="00A5512E" w:rsidRDefault="00A5512E" w:rsidP="00A551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w:t>
      </w:r>
    </w:p>
    <w:p w:rsidR="000C5217" w:rsidRPr="00A5512E" w:rsidRDefault="00A5512E" w:rsidP="00AA62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Although recent studies have proposed hybrid CNN-BiLSTM, CNN-Transformer, and BiLSTM-Transformer architectures for intrusion detection, most evaluate individual hybrid models under different datasets, preprocessing strategies, and experimental settings, making direct performance comparisons difficult. The novelty of this study lies in a unified experimental framework that systematically evaluates six deep learning architectures—FNN, CNN-1D, LSTM, CNN-Transformer, BiLSTM-Transformer, and CNN-BiLSTM—using consistent preprocessing, train–test partitioning, hyperparameter settings, and evaluation protocols. This controlled framework minimizes the influence of variations in data preparation and training configurations while enabling a systematic assessment of architectural differences.</w:t>
      </w:r>
      <w:r>
        <w:rPr>
          <w:rFonts w:ascii="Times New Roman" w:hAnsi="Times New Roman" w:cs="Times New Roman"/>
          <w:color w:val="00A651"/>
          <w:sz w:val="24"/>
          <w:szCs w:val="24"/>
        </w:rPr>
        <w:t xml:space="preserve"> Accordingly, the contribution of this work is a systematic and controlled comparative study rather than a new deep learning architecture; its value lies in the practical insights obtained when architectural differences are isolated from differences in data preparation and training.</w:t>
      </w:r>
      <w:r>
        <w:rPr>
          <w:rFonts w:ascii="Times New Roman" w:hAnsi="Times New Roman" w:cs="Times New Roman"/>
          <w:sz w:val="24"/>
          <w:szCs w:val="24"/>
        </w:rPr>
        <w:t xml:space="preserve"> Performance is evaluated using eight complementary metrics—accuracy, precision, recall, macro-F1, AUC, average precision, Cohen’s Kappa, and Matthews Correlation Coefficient—along with ROC and precision-recall curves, confusion matrices, and computational complexity. The performance differences between the attention-based and spatio-temporal hybrid architectures arise from the types of feature dependencies they capture: Transformer-based models use self-attention to model global and long-range relationships, whereas CNN-BiLSTM combines convolutional feature extraction with bidirectional recurrent learning to capture localized features and temporal dependencies. This combination is particularly suitable for sequential IoT traffic patterns, including DoS, DDoS, and port-scanning activities. The results indicate that CNN-BiLSTM achieves the highest accuracy and AUC, while CNN-1D provides the highest macro-F1, highlighting the trade-offs between attention-based and spatio-temporal architectures </w:t>
      </w:r>
      <w:r>
        <w:rPr>
          <w:rFonts w:ascii="Times New Roman" w:hAnsi="Times New Roman" w:cs="Times New Roman"/>
          <w:color w:val="0070C0"/>
          <w:sz w:val="24"/>
          <w:szCs w:val="24"/>
        </w:rPr>
        <w:t>for intrusion detection relevant to IoT botnet security.</w:t>
      </w:r>
    </w:p>
    <w:p w:rsidR="00A5512E" w:rsidRPr="00A5512E" w:rsidRDefault="00A5512E" w:rsidP="00A5512E">
      <w:pPr>
        <w:pStyle w:val="NormalWeb"/>
        <w:spacing w:after="0"/>
        <w:jc w:val="both"/>
        <w:rPr>
          <w:bCs/>
        </w:rPr>
      </w:pPr>
      <w:r>
        <w:rPr>
          <w:bCs/>
        </w:rPr>
        <w:t>The main contributions of this study are as follows:</w:t>
      </w:r>
    </w:p>
    <w:p w:rsidR="00A5512E" w:rsidRPr="00A5512E" w:rsidRDefault="00A5512E" w:rsidP="00A5512E">
      <w:pPr>
        <w:pStyle w:val="NormalWeb"/>
        <w:numPr>
          <w:ilvl w:val="0"/>
          <w:numId w:val="11"/>
        </w:numPr>
        <w:spacing w:after="0"/>
        <w:ind w:left="426"/>
        <w:jc w:val="both"/>
        <w:rPr>
          <w:bCs/>
        </w:rPr>
      </w:pPr>
      <w:r>
        <w:rPr>
          <w:bCs/>
          <w:color w:val="00A651"/>
        </w:rPr>
        <w:t>A controlled comparative framework in which six deep learning architectures are evaluated under identical preprocessing, partitioning, training, and evaluation conditions.</w:t>
      </w:r>
    </w:p>
    <w:p w:rsidR="00A5512E" w:rsidRPr="00A5512E" w:rsidRDefault="00A5512E" w:rsidP="00A5512E">
      <w:pPr>
        <w:pStyle w:val="NormalWeb"/>
        <w:numPr>
          <w:ilvl w:val="0"/>
          <w:numId w:val="11"/>
        </w:numPr>
        <w:spacing w:after="0"/>
        <w:ind w:left="426"/>
        <w:jc w:val="both"/>
        <w:rPr>
          <w:bCs/>
        </w:rPr>
      </w:pPr>
      <w:r>
        <w:rPr>
          <w:bCs/>
        </w:rPr>
        <w:t>A comparative analysis of hybrid deep learning architectures incorporating convolutional, temporal, and attention-based feature extraction.</w:t>
      </w:r>
    </w:p>
    <w:p w:rsidR="00A5512E" w:rsidRPr="00A5512E" w:rsidRDefault="00A5512E" w:rsidP="00A5512E">
      <w:pPr>
        <w:pStyle w:val="NormalWeb"/>
        <w:numPr>
          <w:ilvl w:val="0"/>
          <w:numId w:val="11"/>
        </w:numPr>
        <w:spacing w:after="0"/>
        <w:ind w:left="426"/>
        <w:jc w:val="both"/>
        <w:rPr>
          <w:bCs/>
        </w:rPr>
      </w:pPr>
      <w:del w:id="90194" w:author="Grammar Check" w:date="2026-10-02T00:00:00Z">
        <w:r>
          <w:rPr>
            <w:bCs/>
          </w:rPr>
          <w:delText xml:space="preserve">Intensive</w:delText>
        </w:r>
      </w:del>
      <w:ins w:id="90195" w:author="Grammar Check" w:date="2026-10-02T00:00:00Z">
        <w:r>
          <w:rPr>
            <w:bCs/>
          </w:rPr>
          <w:t xml:space="preserve">Comprehensive</w:t>
        </w:r>
      </w:ins>
      <w:r>
        <w:rPr>
          <w:bCs/>
        </w:rPr>
        <w:t xml:space="preserve"> performance assessment based on ROC curves, precision-recall curves, confusion matrices, epoch-wise convergence patterns, and various statistical measures.</w:t>
      </w:r>
    </w:p>
    <w:p w:rsidR="00A02B17" w:rsidRDefault="00A5512E" w:rsidP="00A5512E">
      <w:pPr>
        <w:pStyle w:val="NormalWeb"/>
        <w:numPr>
          <w:ilvl w:val="0"/>
          <w:numId w:val="11"/>
        </w:numPr>
        <w:spacing w:before="0" w:beforeAutospacing="0" w:after="0" w:afterAutospacing="0"/>
        <w:ind w:left="426"/>
        <w:jc w:val="both"/>
        <w:rPr>
          <w:bCs/>
        </w:rPr>
      </w:pPr>
      <w:del w:id="90200" w:author="Grammar Check" w:date="2026-10-02T00:00:00Z">
        <w:r>
          <w:rPr>
            <w:bCs/>
          </w:rPr>
          <w:delText xml:space="preserve">The</w:delText>
        </w:r>
      </w:del>
      <w:ins w:id="90201" w:author="Grammar Check" w:date="2026-10-02T00:00:00Z">
        <w:r>
          <w:rPr>
            <w:bCs/>
          </w:rPr>
          <w:t xml:space="preserve">Experimental</w:t>
        </w:r>
      </w:ins>
      <w:r>
        <w:rPr>
          <w:bCs/>
        </w:rPr>
        <w:t xml:space="preserve"> </w:t>
      </w:r>
      <w:del w:id="90198" w:author="Grammar Check" w:date="2026-10-02T00:00:00Z">
        <w:r>
          <w:rPr>
            <w:bCs/>
          </w:rPr>
          <w:delText xml:space="preserve">experimental results show</w:delText>
        </w:r>
      </w:del>
      <w:ins w:id="90199" w:author="Grammar Check" w:date="2026-10-02T00:00:00Z">
        <w:r>
          <w:rPr>
            <w:bCs/>
          </w:rPr>
          <w:t xml:space="preserve">evidence</w:t>
        </w:r>
      </w:ins>
      <w:r>
        <w:rPr>
          <w:bCs/>
        </w:rPr>
        <w:t xml:space="preserve"> that the CNN-BiLSTM hybrid achieves the highest accuracy, </w:t>
      </w:r>
      <w:del w:id="90196" w:author="Grammar Check" w:date="2026-10-02T00:00:00Z">
        <w:r>
          <w:rPr>
            <w:bCs/>
          </w:rPr>
          <w:delText xml:space="preserve">although</w:delText>
        </w:r>
      </w:del>
      <w:ins w:id="90197" w:author="Grammar Check" w:date="2026-10-02T00:00:00Z">
        <w:r>
          <w:rPr>
            <w:bCs/>
          </w:rPr>
          <w:t xml:space="preserve">whereas</w:t>
        </w:r>
      </w:ins>
      <w:r>
        <w:rPr>
          <w:bCs/>
        </w:rPr>
        <w:t xml:space="preserve"> CNN-1D </w:t>
      </w:r>
      <w:r>
        <w:rPr>
          <w:bCs/>
          <w:color w:val="00A651"/>
        </w:rPr>
        <w:t>achieves the highest macro-F1 score, together with practical guidance on selecting an architecture according to detection priorities and computational constraints.</w:t>
      </w:r>
    </w:p>
    <w:p w:rsidR="00A5512E" w:rsidRPr="00E66A31" w:rsidRDefault="00A5512E" w:rsidP="00A5512E">
      <w:pPr>
        <w:pStyle w:val="NormalWeb"/>
        <w:spacing w:before="0" w:beforeAutospacing="0" w:after="0" w:afterAutospacing="0"/>
        <w:jc w:val="both"/>
        <w:rPr>
          <w:bCs/>
        </w:rPr>
      </w:pPr>
    </w:p>
    <w:p w:rsidR="00552F76" w:rsidRPr="00E66A31" w:rsidRDefault="00552F76" w:rsidP="00A5512E">
      <w:pPr>
        <w:pStyle w:val="NormalWeb"/>
        <w:spacing w:before="0" w:beforeAutospacing="0" w:after="240" w:afterAutospacing="0"/>
        <w:jc w:val="both"/>
        <w:rPr>
          <w:bCs/>
        </w:rPr>
      </w:pPr>
      <w:r>
        <w:rPr>
          <w:bCs/>
          <w:color w:val="00A651"/>
        </w:rPr>
        <w:t>In general, the results provide evidence-based guidance on the trade-offs among overall detection performance, class-balanced performance, and computational cost when selecting deep learning architectures for intrusion detection, including in IoT-oriented settings.</w:t>
      </w:r>
    </w:p>
    <w:p w:rsidR="00B9538B" w:rsidRPr="00E66A31" w:rsidRDefault="00AA62AF" w:rsidP="00552F76">
      <w:pPr>
        <w:pStyle w:val="NormalWeb"/>
        <w:spacing w:before="0" w:beforeAutospacing="0" w:after="240" w:afterAutospacing="0"/>
        <w:jc w:val="both"/>
      </w:pPr>
      <w:r>
        <w:rPr>
          <w:bCs/>
        </w:rPr>
        <w:t xml:space="preserve">The structure of this paper is organized as follows. </w:t>
      </w:r>
      <w:r>
        <w:rPr>
          <w:bCs/>
          <w:color w:val="0070C0"/>
        </w:rPr>
        <w:t>Section II presents</w:t>
      </w:r>
      <w:r>
        <w:rPr>
          <w:bCs/>
        </w:rPr>
        <w:t xml:space="preserve"> the methodology, including dataset preparation, preprocessing, feature engineering, and the overall framework used for training and evaluating the deep learning models. </w:t>
      </w:r>
      <w:r>
        <w:rPr>
          <w:bCs/>
          <w:color w:val="0070C0"/>
        </w:rPr>
        <w:t>Section III describes</w:t>
      </w:r>
      <w:r>
        <w:rPr>
          <w:bCs/>
        </w:rPr>
        <w:t xml:space="preserve"> the evaluated deep learning architectures, including their design principles, architectural components, and operational mechanisms. The models are organized into three categories: (i) standalone models, including FNN, CNN-1D, and LSTM; </w:t>
      </w:r>
      <w:r>
        <w:rPr>
          <w:bCs/>
          <w:color w:val="0070C0"/>
        </w:rPr>
        <w:t>(ii) attention-enhanced hybrid models, including CNN-Transformer and BiLSTM-Transformer; and (iii) hybrid spatio-temporal models that combine convolutional and temporal learning, represented by CNN-BiLSTM</w:t>
      </w:r>
      <w:r>
        <w:rPr>
          <w:bCs/>
        </w:rPr>
        <w:t xml:space="preserve">. </w:t>
      </w:r>
      <w:r>
        <w:rPr>
          <w:bCs/>
          <w:color w:val="0070C0"/>
        </w:rPr>
        <w:t>Section IV presents</w:t>
      </w:r>
      <w:r>
        <w:rPr>
          <w:bCs/>
        </w:rPr>
        <w:t xml:space="preserve"> and discusses the experimental findings, including performance comparisons, graphical analyses, statistical significance testing, computational complexity, robustness analysis, and the strengths and limitations of the evaluated models. Finally, </w:t>
      </w:r>
      <w:r>
        <w:rPr>
          <w:bCs/>
          <w:color w:val="0070C0"/>
        </w:rPr>
        <w:t>Section V concludes</w:t>
      </w:r>
      <w:r>
        <w:rPr>
          <w:bCs/>
        </w:rPr>
        <w:t xml:space="preserve"> the study by summarizing the key findings and outlining directions for future research on deep learning-based IoT botnet detection.</w:t>
      </w:r>
    </w:p>
    <w:p w:rsidR="00A2777D" w:rsidRPr="00E66A31" w:rsidRDefault="00A2777D" w:rsidP="00A2777D">
      <w:pPr>
        <w:spacing w:before="240" w:after="0"/>
        <w:jc w:val="both"/>
        <w:rPr>
          <w:rFonts w:ascii="Times New Roman" w:hAnsi="Times New Roman" w:cs="Times New Roman"/>
          <w:b/>
          <w:sz w:val="28"/>
          <w:szCs w:val="24"/>
        </w:rPr>
      </w:pPr>
      <w:r>
        <w:rPr>
          <w:rFonts w:ascii="Times New Roman" w:hAnsi="Times New Roman" w:cs="Times New Roman"/>
          <w:b/>
          <w:sz w:val="28"/>
          <w:szCs w:val="24"/>
        </w:rPr>
        <w:t>II. METHODOLOGY</w:t>
      </w:r>
    </w:p>
    <w:p w:rsidR="00A1236B" w:rsidRDefault="00A1236B" w:rsidP="00A1236B">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proposed methodology </w:t>
      </w:r>
      <w:del w:id="90216" w:author="Grammar Check" w:date="2026-10-02T00:00:00Z">
        <w:r>
          <w:rPr>
            <w:rFonts w:ascii="Times New Roman" w:eastAsia="Times New Roman" w:hAnsi="Times New Roman" w:cs="Times New Roman"/>
            <w:sz w:val="24"/>
            <w:szCs w:val="24"/>
            <w:lang w:eastAsia="en-IN"/>
          </w:rPr>
          <w:delText xml:space="preserve">will</w:delText>
        </w:r>
      </w:del>
      <w:ins w:id="90217" w:author="Grammar Check" w:date="2026-10-02T00:00:00Z">
        <w:r>
          <w:rPr>
            <w:rFonts w:ascii="Times New Roman" w:eastAsia="Times New Roman" w:hAnsi="Times New Roman" w:cs="Times New Roman"/>
            <w:sz w:val="24"/>
            <w:szCs w:val="24"/>
            <w:lang w:eastAsia="en-IN"/>
          </w:rPr>
          <w:t xml:space="preserve">aims</w:t>
        </w:r>
      </w:ins>
      <w:r>
        <w:rPr>
          <w:rFonts w:ascii="Times New Roman" w:eastAsia="Times New Roman" w:hAnsi="Times New Roman" w:cs="Times New Roman"/>
          <w:sz w:val="24"/>
          <w:szCs w:val="24"/>
          <w:lang w:eastAsia="en-IN"/>
        </w:rPr>
        <w:t xml:space="preserve"> </w:t>
      </w:r>
      <w:del w:id="90214" w:author="Grammar Check" w:date="2026-10-02T00:00:00Z">
        <w:r>
          <w:rPr>
            <w:rFonts w:ascii="Times New Roman" w:eastAsia="Times New Roman" w:hAnsi="Times New Roman" w:cs="Times New Roman"/>
            <w:sz w:val="24"/>
            <w:szCs w:val="24"/>
            <w:lang w:eastAsia="en-IN"/>
          </w:rPr>
          <w:delText xml:space="preserve">serve</w:delText>
        </w:r>
      </w:del>
      <w:ins w:id="90215" w:author="Grammar Check" w:date="2026-10-02T00:00:00Z">
        <w:r>
          <w:rPr>
            <w:rFonts w:ascii="Times New Roman" w:eastAsia="Times New Roman" w:hAnsi="Times New Roman" w:cs="Times New Roman"/>
            <w:sz w:val="24"/>
            <w:szCs w:val="24"/>
            <w:lang w:eastAsia="en-IN"/>
          </w:rPr>
          <w:t xml:space="preserve">to</w:t>
        </w:r>
      </w:ins>
      <w:r>
        <w:rPr>
          <w:rFonts w:ascii="Times New Roman" w:eastAsia="Times New Roman" w:hAnsi="Times New Roman" w:cs="Times New Roman"/>
          <w:sz w:val="24"/>
          <w:szCs w:val="24"/>
          <w:lang w:eastAsia="en-IN"/>
        </w:rPr>
        <w:t xml:space="preserve"> </w:t>
      </w:r>
      <w:del w:id="90212" w:author="Grammar Check" w:date="2026-10-02T00:00:00Z">
        <w:r>
          <w:rPr>
            <w:rFonts w:ascii="Times New Roman" w:eastAsia="Times New Roman" w:hAnsi="Times New Roman" w:cs="Times New Roman"/>
            <w:sz w:val="24"/>
            <w:szCs w:val="24"/>
            <w:lang w:eastAsia="en-IN"/>
          </w:rPr>
          <w:delText xml:space="preserve">the purpose of creating</w:delText>
        </w:r>
      </w:del>
      <w:ins w:id="90213" w:author="Grammar Check" w:date="2026-10-02T00:00:00Z">
        <w:r>
          <w:rPr>
            <w:rFonts w:ascii="Times New Roman" w:eastAsia="Times New Roman" w:hAnsi="Times New Roman" w:cs="Times New Roman"/>
            <w:sz w:val="24"/>
            <w:szCs w:val="24"/>
            <w:lang w:eastAsia="en-IN"/>
          </w:rPr>
          <w:t xml:space="preserve">develop</w:t>
        </w:r>
      </w:ins>
      <w:r>
        <w:rPr>
          <w:rFonts w:ascii="Times New Roman" w:eastAsia="Times New Roman" w:hAnsi="Times New Roman" w:cs="Times New Roman"/>
          <w:sz w:val="24"/>
          <w:szCs w:val="24"/>
          <w:lang w:eastAsia="en-IN"/>
        </w:rPr>
        <w:t xml:space="preserve"> and </w:t>
      </w:r>
      <w:del w:id="90210" w:author="Grammar Check" w:date="2026-10-02T00:00:00Z">
        <w:r>
          <w:rPr>
            <w:rFonts w:ascii="Times New Roman" w:eastAsia="Times New Roman" w:hAnsi="Times New Roman" w:cs="Times New Roman"/>
            <w:sz w:val="24"/>
            <w:szCs w:val="24"/>
            <w:lang w:eastAsia="en-IN"/>
          </w:rPr>
          <w:delText xml:space="preserve">testing</w:delText>
        </w:r>
      </w:del>
      <w:ins w:id="90211" w:author="Grammar Check" w:date="2026-10-02T00:00:00Z">
        <w:r>
          <w:rPr>
            <w:rFonts w:ascii="Times New Roman" w:eastAsia="Times New Roman" w:hAnsi="Times New Roman" w:cs="Times New Roman"/>
            <w:sz w:val="24"/>
            <w:szCs w:val="24"/>
            <w:lang w:eastAsia="en-IN"/>
          </w:rPr>
          <w:t xml:space="preserve">evaluate</w:t>
        </w:r>
      </w:ins>
      <w:r>
        <w:rPr>
          <w:rFonts w:ascii="Times New Roman" w:eastAsia="Times New Roman" w:hAnsi="Times New Roman" w:cs="Times New Roman"/>
          <w:sz w:val="24"/>
          <w:szCs w:val="24"/>
          <w:lang w:eastAsia="en-IN"/>
        </w:rPr>
        <w:t xml:space="preserve"> an effective deep learning-driven intrusion detection system </w:t>
      </w:r>
      <w:del w:id="90208" w:author="Grammar Check" w:date="2026-10-02T00:00:00Z">
        <w:r>
          <w:rPr>
            <w:rFonts w:ascii="Times New Roman" w:eastAsia="Times New Roman" w:hAnsi="Times New Roman" w:cs="Times New Roman"/>
            <w:sz w:val="24"/>
            <w:szCs w:val="24"/>
            <w:lang w:eastAsia="en-IN"/>
          </w:rPr>
          <w:delText xml:space="preserve">that</w:delText>
        </w:r>
      </w:del>
      <w:ins w:id="90209" w:author="Grammar Check" w:date="2026-10-02T00:00:00Z">
        <w:r>
          <w:rPr>
            <w:rFonts w:ascii="Times New Roman" w:eastAsia="Times New Roman" w:hAnsi="Times New Roman" w:cs="Times New Roman"/>
            <w:sz w:val="24"/>
            <w:szCs w:val="24"/>
            <w:lang w:eastAsia="en-IN"/>
          </w:rPr>
          <w:t xml:space="preserve">capable</w:t>
        </w:r>
      </w:ins>
      <w:r>
        <w:rPr>
          <w:rFonts w:ascii="Times New Roman" w:eastAsia="Times New Roman" w:hAnsi="Times New Roman" w:cs="Times New Roman"/>
          <w:sz w:val="24"/>
          <w:szCs w:val="24"/>
          <w:lang w:eastAsia="en-IN"/>
        </w:rPr>
        <w:t xml:space="preserve"> </w:t>
      </w:r>
      <w:del w:id="90206" w:author="Grammar Check" w:date="2026-10-02T00:00:00Z">
        <w:r>
          <w:rPr>
            <w:rFonts w:ascii="Times New Roman" w:eastAsia="Times New Roman" w:hAnsi="Times New Roman" w:cs="Times New Roman"/>
            <w:sz w:val="24"/>
            <w:szCs w:val="24"/>
            <w:lang w:eastAsia="en-IN"/>
          </w:rPr>
          <w:delText xml:space="preserve">can</w:delText>
        </w:r>
      </w:del>
      <w:ins w:id="90207" w:author="Grammar Check" w:date="2026-10-02T00:00:00Z">
        <w:r>
          <w:rPr>
            <w:rFonts w:ascii="Times New Roman" w:eastAsia="Times New Roman" w:hAnsi="Times New Roman" w:cs="Times New Roman"/>
            <w:sz w:val="24"/>
            <w:szCs w:val="24"/>
            <w:lang w:eastAsia="en-IN"/>
          </w:rPr>
          <w:t xml:space="preserve">of</w:t>
        </w:r>
      </w:ins>
      <w:r>
        <w:rPr>
          <w:rFonts w:ascii="Times New Roman" w:eastAsia="Times New Roman" w:hAnsi="Times New Roman" w:cs="Times New Roman"/>
          <w:sz w:val="24"/>
          <w:szCs w:val="24"/>
          <w:lang w:eastAsia="en-IN"/>
        </w:rPr>
        <w:t xml:space="preserve"> </w:t>
      </w:r>
      <w:del w:id="90204" w:author="Grammar Check" w:date="2026-10-02T00:00:00Z">
        <w:r>
          <w:rPr>
            <w:rFonts w:ascii="Times New Roman" w:eastAsia="Times New Roman" w:hAnsi="Times New Roman" w:cs="Times New Roman"/>
            <w:sz w:val="24"/>
            <w:szCs w:val="24"/>
            <w:lang w:eastAsia="en-IN"/>
          </w:rPr>
          <w:delText xml:space="preserve">successfully detect</w:delText>
        </w:r>
      </w:del>
      <w:ins w:id="90205" w:author="Grammar Check" w:date="2026-10-02T00:00:00Z">
        <w:r>
          <w:rPr>
            <w:rFonts w:ascii="Times New Roman" w:eastAsia="Times New Roman" w:hAnsi="Times New Roman" w:cs="Times New Roman"/>
            <w:sz w:val="24"/>
            <w:szCs w:val="24"/>
            <w:lang w:eastAsia="en-IN"/>
          </w:rPr>
          <w:t xml:space="preserve">detecting</w:t>
        </w:r>
      </w:ins>
      <w:r>
        <w:rPr>
          <w:rFonts w:ascii="Times New Roman" w:eastAsia="Times New Roman" w:hAnsi="Times New Roman" w:cs="Times New Roman"/>
          <w:sz w:val="24"/>
          <w:szCs w:val="24"/>
          <w:lang w:eastAsia="en-IN"/>
        </w:rPr>
        <w:t xml:space="preserve"> various cyberattacks in contemporary networked systems, as </w:t>
      </w:r>
      <w:del w:id="90202" w:author="Grammar Check" w:date="2026-10-02T00:00:00Z">
        <w:r>
          <w:rPr>
            <w:rFonts w:ascii="Times New Roman" w:eastAsia="Times New Roman" w:hAnsi="Times New Roman" w:cs="Times New Roman"/>
            <w:sz w:val="24"/>
            <w:szCs w:val="24"/>
            <w:lang w:eastAsia="en-IN"/>
          </w:rPr>
          <w:delText xml:space="preserve">exemplified</w:delText>
        </w:r>
      </w:del>
      <w:ins w:id="90203" w:author="Grammar Check" w:date="2026-10-02T00:00:00Z">
        <w:r>
          <w:rPr>
            <w:rFonts w:ascii="Times New Roman" w:eastAsia="Times New Roman" w:hAnsi="Times New Roman" w:cs="Times New Roman"/>
            <w:sz w:val="24"/>
            <w:szCs w:val="24"/>
            <w:lang w:eastAsia="en-IN"/>
          </w:rPr>
          <w:t xml:space="preserve">illustrated</w:t>
        </w:r>
      </w:ins>
      <w:r>
        <w:rPr>
          <w:rFonts w:ascii="Times New Roman" w:eastAsia="Times New Roman" w:hAnsi="Times New Roman" w:cs="Times New Roman"/>
          <w:sz w:val="24"/>
          <w:szCs w:val="24"/>
          <w:lang w:eastAsia="en-IN"/>
        </w:rPr>
        <w:t xml:space="preserve"> in Figure 2.</w:t>
      </w:r>
    </w:p>
    <w:p w:rsidR="00557153" w:rsidRPr="00E66A31" w:rsidRDefault="00557153" w:rsidP="00A1236B">
      <w:pPr>
        <w:spacing w:before="240" w:after="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462551A" wp14:editId="37F1B564">
            <wp:extent cx="4314825" cy="350210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1674" cy="3515784"/>
                    </a:xfrm>
                    <a:prstGeom prst="rect">
                      <a:avLst/>
                    </a:prstGeom>
                  </pic:spPr>
                </pic:pic>
              </a:graphicData>
            </a:graphic>
          </wp:inline>
        </w:drawing>
      </w:r>
    </w:p>
    <w:p w:rsidR="00386438" w:rsidRPr="00E66A31" w:rsidRDefault="00386438" w:rsidP="00386438">
      <w:pPr>
        <w:jc w:val="center"/>
        <w:rPr>
          <w:sz w:val="24"/>
          <w:szCs w:val="24"/>
        </w:rPr>
      </w:pPr>
      <w:r>
        <w:rPr>
          <w:rFonts w:ascii="Times New Roman" w:hAnsi="Times New Roman" w:cs="Times New Roman"/>
          <w:b/>
          <w:sz w:val="24"/>
          <w:szCs w:val="24"/>
        </w:rPr>
        <w:t>Figure 2.</w:t>
      </w:r>
      <w:r>
        <w:rPr>
          <w:rFonts w:ascii="Times New Roman" w:hAnsi="Times New Roman" w:cs="Times New Roman"/>
          <w:sz w:val="24"/>
          <w:szCs w:val="24"/>
        </w:rPr>
        <w:t xml:space="preserve"> Overall methodology pipeline for IoT intrusion detection. </w:t>
      </w:r>
    </w:p>
    <w:p w:rsidR="00532348" w:rsidRDefault="00A1236B" w:rsidP="00532348">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Flow diagram showing the proposed methodology for IoT botnet detection, including dataset collection, data pre-processing, model training using deep learning architectures, and performance evaluation. To </w:t>
      </w:r>
      <w:del w:id="90218" w:author="Grammar Check" w:date="2026-10-02T00:00:00Z">
        <w:r>
          <w:rPr>
            <w:rFonts w:ascii="Times New Roman" w:eastAsia="Times New Roman" w:hAnsi="Times New Roman" w:cs="Times New Roman"/>
            <w:sz w:val="24"/>
            <w:szCs w:val="24"/>
            <w:lang w:eastAsia="en-IN"/>
          </w:rPr>
          <w:delText xml:space="preserve">do</w:delText>
        </w:r>
      </w:del>
      <w:ins w:id="90219" w:author="Grammar Check" w:date="2026-10-02T00:00:00Z">
        <w:r>
          <w:rPr>
            <w:rFonts w:ascii="Times New Roman" w:eastAsia="Times New Roman" w:hAnsi="Times New Roman" w:cs="Times New Roman"/>
            <w:sz w:val="24"/>
            <w:szCs w:val="24"/>
            <w:lang w:eastAsia="en-IN"/>
          </w:rPr>
          <w:t xml:space="preserve">accomplish</w:t>
        </w:r>
      </w:ins>
      <w:r>
        <w:rPr>
          <w:rFonts w:ascii="Times New Roman" w:eastAsia="Times New Roman" w:hAnsi="Times New Roman" w:cs="Times New Roman"/>
          <w:sz w:val="24"/>
          <w:szCs w:val="24"/>
          <w:lang w:eastAsia="en-IN"/>
        </w:rPr>
        <w:t xml:space="preserve"> this task, rigorous data pre-processing, balanced dataset building, and multiple independent and combined deep learning models were incorporated into the workflow. All</w:t>
      </w:r>
      <w:del w:id="90244" w:author="Grammar Check" w:date="2026-10-02T00:00:00Z">
        <w:r>
          <w:rPr>
            <w:rFonts w:ascii="Times New Roman" w:eastAsia="Times New Roman" w:hAnsi="Times New Roman" w:cs="Times New Roman"/>
            <w:sz w:val="24"/>
            <w:szCs w:val="24"/>
            <w:lang w:eastAsia="en-IN"/>
          </w:rPr>
          <w:delText xml:space="preserve"> the</w:delText>
        </w:r>
      </w:del>
      <w:r>
        <w:rPr>
          <w:rFonts w:ascii="Times New Roman" w:eastAsia="Times New Roman" w:hAnsi="Times New Roman" w:cs="Times New Roman"/>
          <w:sz w:val="24"/>
          <w:szCs w:val="24"/>
          <w:lang w:eastAsia="en-IN"/>
        </w:rPr>
        <w:t xml:space="preserve"> phases of the process</w:t>
      </w:r>
      <w:ins w:id="90243"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 </w:t>
      </w:r>
      <w:del w:id="90241" w:author="Grammar Check" w:date="2026-10-02T00:00:00Z">
        <w:r>
          <w:rPr>
            <w:rFonts w:ascii="Times New Roman" w:eastAsia="Times New Roman" w:hAnsi="Times New Roman" w:cs="Times New Roman"/>
            <w:sz w:val="24"/>
            <w:szCs w:val="24"/>
            <w:lang w:eastAsia="en-IN"/>
          </w:rPr>
          <w:delText xml:space="preserve">involving the preparation of</w:delText>
        </w:r>
      </w:del>
      <w:ins w:id="90242" w:author="Grammar Check" w:date="2026-10-02T00:00:00Z">
        <w:r>
          <w:rPr>
            <w:rFonts w:ascii="Times New Roman" w:eastAsia="Times New Roman" w:hAnsi="Times New Roman" w:cs="Times New Roman"/>
            <w:sz w:val="24"/>
            <w:szCs w:val="24"/>
            <w:lang w:eastAsia="en-IN"/>
          </w:rPr>
          <w:t xml:space="preserve">including</w:t>
        </w:r>
      </w:ins>
      <w:r>
        <w:rPr>
          <w:rFonts w:ascii="Times New Roman" w:eastAsia="Times New Roman" w:hAnsi="Times New Roman" w:cs="Times New Roman"/>
          <w:sz w:val="24"/>
          <w:szCs w:val="24"/>
          <w:lang w:eastAsia="en-IN"/>
        </w:rPr>
        <w:t xml:space="preserve"> raw data</w:t>
      </w:r>
      <w:ins w:id="90240" w:author="Grammar Check" w:date="2026-10-02T00:00:00Z">
        <w:r>
          <w:rPr>
            <w:rFonts w:ascii="Times New Roman" w:eastAsia="Times New Roman" w:hAnsi="Times New Roman" w:cs="Times New Roman"/>
            <w:sz w:val="24"/>
            <w:szCs w:val="24"/>
            <w:lang w:eastAsia="en-IN"/>
          </w:rPr>
          <w:t xml:space="preserve"> preparation</w:t>
        </w:r>
      </w:ins>
      <w:r>
        <w:rPr>
          <w:rFonts w:ascii="Times New Roman" w:eastAsia="Times New Roman" w:hAnsi="Times New Roman" w:cs="Times New Roman"/>
          <w:sz w:val="24"/>
          <w:szCs w:val="24"/>
          <w:lang w:eastAsia="en-IN"/>
        </w:rPr>
        <w:t xml:space="preserve">, model training, optimization, and </w:t>
      </w:r>
      <w:del w:id="90239" w:author="Grammar Check" w:date="2026-10-02T00:00:00Z">
        <w:r>
          <w:rPr>
            <w:rFonts w:ascii="Times New Roman" w:eastAsia="Times New Roman" w:hAnsi="Times New Roman" w:cs="Times New Roman"/>
            <w:sz w:val="24"/>
            <w:szCs w:val="24"/>
            <w:lang w:eastAsia="en-IN"/>
          </w:rPr>
          <w:delText xml:space="preserve">the </w:delText>
        </w:r>
      </w:del>
      <w:r>
        <w:rPr>
          <w:rFonts w:ascii="Times New Roman" w:eastAsia="Times New Roman" w:hAnsi="Times New Roman" w:cs="Times New Roman"/>
          <w:sz w:val="24"/>
          <w:szCs w:val="24"/>
          <w:lang w:eastAsia="en-IN"/>
        </w:rPr>
        <w:t xml:space="preserve">performance evaluation</w:t>
      </w:r>
      <w:del w:id="90237" w:author="Grammar Check" w:date="2026-10-02T00:00:00Z">
        <w:r>
          <w:rPr>
            <w:rFonts w:ascii="Times New Roman" w:eastAsia="Times New Roman" w:hAnsi="Times New Roman" w:cs="Times New Roman"/>
            <w:sz w:val="24"/>
            <w:szCs w:val="24"/>
            <w:lang w:eastAsia="en-IN"/>
          </w:rPr>
          <w:delText xml:space="preserve"> process</w:delText>
        </w:r>
      </w:del>
      <w:ins w:id="90238"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 are organized </w:t>
      </w:r>
      <w:del w:id="90235" w:author="Grammar Check" w:date="2026-10-02T00:00:00Z">
        <w:r>
          <w:rPr>
            <w:rFonts w:ascii="Times New Roman" w:eastAsia="Times New Roman" w:hAnsi="Times New Roman" w:cs="Times New Roman"/>
            <w:sz w:val="24"/>
            <w:szCs w:val="24"/>
            <w:lang w:eastAsia="en-IN"/>
          </w:rPr>
          <w:delText xml:space="preserve">in a systematic manner</w:delText>
        </w:r>
      </w:del>
      <w:ins w:id="90236" w:author="Grammar Check" w:date="2026-10-02T00:00:00Z">
        <w:r>
          <w:rPr>
            <w:rFonts w:ascii="Times New Roman" w:eastAsia="Times New Roman" w:hAnsi="Times New Roman" w:cs="Times New Roman"/>
            <w:sz w:val="24"/>
            <w:szCs w:val="24"/>
            <w:lang w:eastAsia="en-IN"/>
          </w:rPr>
          <w:t xml:space="preserve">systematically</w:t>
        </w:r>
      </w:ins>
      <w:r>
        <w:rPr>
          <w:rFonts w:ascii="Times New Roman" w:eastAsia="Times New Roman" w:hAnsi="Times New Roman" w:cs="Times New Roman"/>
          <w:sz w:val="24"/>
          <w:szCs w:val="24"/>
          <w:lang w:eastAsia="en-IN"/>
        </w:rPr>
        <w:t xml:space="preserve"> to </w:t>
      </w:r>
      <w:del w:id="90233" w:author="Grammar Check" w:date="2026-10-02T00:00:00Z">
        <w:r>
          <w:rPr>
            <w:rFonts w:ascii="Times New Roman" w:eastAsia="Times New Roman" w:hAnsi="Times New Roman" w:cs="Times New Roman"/>
            <w:sz w:val="24"/>
            <w:szCs w:val="24"/>
            <w:lang w:eastAsia="en-IN"/>
          </w:rPr>
          <w:delText xml:space="preserve">provide</w:delText>
        </w:r>
      </w:del>
      <w:ins w:id="90234" w:author="Grammar Check" w:date="2026-10-02T00:00:00Z">
        <w:r>
          <w:rPr>
            <w:rFonts w:ascii="Times New Roman" w:eastAsia="Times New Roman" w:hAnsi="Times New Roman" w:cs="Times New Roman"/>
            <w:sz w:val="24"/>
            <w:szCs w:val="24"/>
            <w:lang w:eastAsia="en-IN"/>
          </w:rPr>
          <w:t xml:space="preserve">ensure</w:t>
        </w:r>
      </w:ins>
      <w:r>
        <w:rPr>
          <w:rFonts w:ascii="Times New Roman" w:eastAsia="Times New Roman" w:hAnsi="Times New Roman" w:cs="Times New Roman"/>
          <w:sz w:val="24"/>
          <w:szCs w:val="24"/>
          <w:lang w:eastAsia="en-IN"/>
        </w:rPr>
        <w:t xml:space="preserve"> reliability, scalability, and robustness. The proposed methodology </w:t>
      </w:r>
      <w:del w:id="90231" w:author="Grammar Check" w:date="2026-10-02T00:00:00Z">
        <w:r>
          <w:rPr>
            <w:rFonts w:ascii="Times New Roman" w:eastAsia="Times New Roman" w:hAnsi="Times New Roman" w:cs="Times New Roman"/>
            <w:sz w:val="24"/>
            <w:szCs w:val="24"/>
            <w:lang w:eastAsia="en-IN"/>
          </w:rPr>
          <w:delText xml:space="preserve">allows for</w:delText>
        </w:r>
      </w:del>
      <w:ins w:id="90232" w:author="Grammar Check" w:date="2026-10-02T00:00:00Z">
        <w:r>
          <w:rPr>
            <w:rFonts w:ascii="Times New Roman" w:eastAsia="Times New Roman" w:hAnsi="Times New Roman" w:cs="Times New Roman"/>
            <w:sz w:val="24"/>
            <w:szCs w:val="24"/>
            <w:lang w:eastAsia="en-IN"/>
          </w:rPr>
          <w:t xml:space="preserve">enables</w:t>
        </w:r>
      </w:ins>
      <w:r>
        <w:rPr>
          <w:rFonts w:ascii="Times New Roman" w:eastAsia="Times New Roman" w:hAnsi="Times New Roman" w:cs="Times New Roman"/>
          <w:sz w:val="24"/>
          <w:szCs w:val="24"/>
          <w:lang w:eastAsia="en-IN"/>
        </w:rPr>
        <w:t xml:space="preserve"> the extraction of</w:t>
      </w:r>
      <w:del w:id="90230" w:author="Grammar Check" w:date="2026-10-02T00:00:00Z">
        <w:r>
          <w:rPr>
            <w:rFonts w:ascii="Times New Roman" w:eastAsia="Times New Roman" w:hAnsi="Times New Roman" w:cs="Times New Roman"/>
            <w:sz w:val="24"/>
            <w:szCs w:val="24"/>
            <w:lang w:eastAsia="en-IN"/>
          </w:rPr>
          <w:delText xml:space="preserve"> all the</w:delText>
        </w:r>
      </w:del>
      <w:r>
        <w:rPr>
          <w:rFonts w:ascii="Times New Roman" w:eastAsia="Times New Roman" w:hAnsi="Times New Roman" w:cs="Times New Roman"/>
          <w:sz w:val="24"/>
          <w:szCs w:val="24"/>
          <w:lang w:eastAsia="en-IN"/>
        </w:rPr>
        <w:t xml:space="preserve"> features that are crucial for detecting </w:t>
      </w:r>
      <w:del w:id="90228" w:author="Grammar Check" w:date="2026-10-02T00:00:00Z">
        <w:r>
          <w:rPr>
            <w:rFonts w:ascii="Times New Roman" w:eastAsia="Times New Roman" w:hAnsi="Times New Roman" w:cs="Times New Roman"/>
            <w:sz w:val="24"/>
            <w:szCs w:val="24"/>
            <w:lang w:eastAsia="en-IN"/>
          </w:rPr>
          <w:delText xml:space="preserve">attacks</w:delText>
        </w:r>
      </w:del>
      <w:ins w:id="90229" w:author="Grammar Check" w:date="2026-10-02T00:00:00Z">
        <w:r>
          <w:rPr>
            <w:rFonts w:ascii="Times New Roman" w:eastAsia="Times New Roman" w:hAnsi="Times New Roman" w:cs="Times New Roman"/>
            <w:sz w:val="24"/>
            <w:szCs w:val="24"/>
            <w:lang w:eastAsia="en-IN"/>
          </w:rPr>
          <w:t xml:space="preserve">different</w:t>
        </w:r>
      </w:ins>
      <w:r>
        <w:rPr>
          <w:rFonts w:ascii="Times New Roman" w:eastAsia="Times New Roman" w:hAnsi="Times New Roman" w:cs="Times New Roman"/>
          <w:sz w:val="24"/>
          <w:szCs w:val="24"/>
          <w:lang w:eastAsia="en-IN"/>
        </w:rPr>
        <w:t xml:space="preserve"> </w:t>
      </w:r>
      <w:del w:id="90226" w:author="Grammar Check" w:date="2026-10-02T00:00:00Z">
        <w:r>
          <w:rPr>
            <w:rFonts w:ascii="Times New Roman" w:eastAsia="Times New Roman" w:hAnsi="Times New Roman" w:cs="Times New Roman"/>
            <w:sz w:val="24"/>
            <w:szCs w:val="24"/>
            <w:lang w:eastAsia="en-IN"/>
          </w:rPr>
          <w:delText xml:space="preserve">of different</w:delText>
        </w:r>
      </w:del>
      <w:ins w:id="90227" w:author="Grammar Check" w:date="2026-10-02T00:00:00Z">
        <w:r>
          <w:rPr>
            <w:rFonts w:ascii="Times New Roman" w:eastAsia="Times New Roman" w:hAnsi="Times New Roman" w:cs="Times New Roman"/>
            <w:sz w:val="24"/>
            <w:szCs w:val="24"/>
            <w:lang w:eastAsia="en-IN"/>
          </w:rPr>
          <w:t xml:space="preserve">attack</w:t>
        </w:r>
      </w:ins>
      <w:r>
        <w:rPr>
          <w:rFonts w:ascii="Times New Roman" w:eastAsia="Times New Roman" w:hAnsi="Times New Roman" w:cs="Times New Roman"/>
          <w:sz w:val="24"/>
          <w:szCs w:val="24"/>
          <w:lang w:eastAsia="en-IN"/>
        </w:rPr>
        <w:t xml:space="preserve"> categories and </w:t>
      </w:r>
      <w:del w:id="90224" w:author="Grammar Check" w:date="2026-10-02T00:00:00Z">
        <w:r>
          <w:rPr>
            <w:rFonts w:ascii="Times New Roman" w:eastAsia="Times New Roman" w:hAnsi="Times New Roman" w:cs="Times New Roman"/>
            <w:sz w:val="24"/>
            <w:szCs w:val="24"/>
            <w:lang w:eastAsia="en-IN"/>
          </w:rPr>
          <w:delText xml:space="preserve">boosting</w:delText>
        </w:r>
      </w:del>
      <w:ins w:id="90225" w:author="Grammar Check" w:date="2026-10-02T00:00:00Z">
        <w:r>
          <w:rPr>
            <w:rFonts w:ascii="Times New Roman" w:eastAsia="Times New Roman" w:hAnsi="Times New Roman" w:cs="Times New Roman"/>
            <w:sz w:val="24"/>
            <w:szCs w:val="24"/>
            <w:lang w:eastAsia="en-IN"/>
          </w:rPr>
          <w:t xml:space="preserve">improves</w:t>
        </w:r>
      </w:ins>
      <w:r>
        <w:rPr>
          <w:rFonts w:ascii="Times New Roman" w:eastAsia="Times New Roman" w:hAnsi="Times New Roman" w:cs="Times New Roman"/>
          <w:sz w:val="24"/>
          <w:szCs w:val="24"/>
          <w:lang w:eastAsia="en-IN"/>
        </w:rPr>
        <w:t xml:space="preserve"> </w:t>
      </w:r>
      <w:del w:id="90222" w:author="Grammar Check" w:date="2026-10-02T00:00:00Z">
        <w:r>
          <w:rPr>
            <w:rFonts w:ascii="Times New Roman" w:eastAsia="Times New Roman" w:hAnsi="Times New Roman" w:cs="Times New Roman"/>
            <w:sz w:val="24"/>
            <w:szCs w:val="24"/>
            <w:lang w:eastAsia="en-IN"/>
          </w:rPr>
          <w:delText xml:space="preserve">the</w:delText>
        </w:r>
      </w:del>
      <w:ins w:id="90223" w:author="Grammar Check" w:date="2026-10-02T00:00:00Z">
        <w:r>
          <w:rPr>
            <w:rFonts w:ascii="Times New Roman" w:eastAsia="Times New Roman" w:hAnsi="Times New Roman" w:cs="Times New Roman"/>
            <w:sz w:val="24"/>
            <w:szCs w:val="24"/>
            <w:lang w:eastAsia="en-IN"/>
          </w:rPr>
          <w:t xml:space="preserve">detection</w:t>
        </w:r>
      </w:ins>
      <w:r>
        <w:rPr>
          <w:rFonts w:ascii="Times New Roman" w:eastAsia="Times New Roman" w:hAnsi="Times New Roman" w:cs="Times New Roman"/>
          <w:sz w:val="24"/>
          <w:szCs w:val="24"/>
          <w:lang w:eastAsia="en-IN"/>
        </w:rPr>
        <w:t xml:space="preserve"> accuracy </w:t>
      </w:r>
      <w:del w:id="90220" w:author="Grammar Check" w:date="2026-10-02T00:00:00Z">
        <w:r>
          <w:rPr>
            <w:rFonts w:ascii="Times New Roman" w:eastAsia="Times New Roman" w:hAnsi="Times New Roman" w:cs="Times New Roman"/>
            <w:sz w:val="24"/>
            <w:szCs w:val="24"/>
            <w:lang w:eastAsia="en-IN"/>
          </w:rPr>
          <w:delText xml:space="preserve">of detection in</w:delText>
        </w:r>
      </w:del>
      <w:ins w:id="90221" w:author="Grammar Check" w:date="2026-10-02T00:00:00Z">
        <w:r>
          <w:rPr>
            <w:rFonts w:ascii="Times New Roman" w:eastAsia="Times New Roman" w:hAnsi="Times New Roman" w:cs="Times New Roman"/>
            <w:sz w:val="24"/>
            <w:szCs w:val="24"/>
            <w:lang w:eastAsia="en-IN"/>
          </w:rPr>
          <w:t xml:space="preserve">for</w:t>
        </w:r>
      </w:ins>
      <w:r>
        <w:rPr>
          <w:rFonts w:ascii="Times New Roman" w:eastAsia="Times New Roman" w:hAnsi="Times New Roman" w:cs="Times New Roman"/>
          <w:sz w:val="24"/>
          <w:szCs w:val="24"/>
          <w:lang w:eastAsia="en-IN"/>
        </w:rPr>
        <w:t xml:space="preserve"> complex attacks by integrating spatial, temporal, and attention-based learning methods [27].</w:t>
      </w:r>
    </w:p>
    <w:p w:rsidR="00A1236B" w:rsidRPr="00E66A31" w:rsidRDefault="00A1236B" w:rsidP="00532348">
      <w:pPr>
        <w:spacing w:after="0"/>
        <w:jc w:val="both"/>
        <w:rPr>
          <w:rFonts w:ascii="Times New Roman" w:eastAsia="Times New Roman" w:hAnsi="Times New Roman" w:cs="Times New Roman"/>
          <w:b/>
          <w:bCs/>
          <w:sz w:val="24"/>
          <w:szCs w:val="24"/>
          <w:lang w:eastAsia="en-IN"/>
        </w:rPr>
      </w:pPr>
    </w:p>
    <w:p w:rsidR="002A54DF" w:rsidRPr="00E66A31" w:rsidRDefault="00A2777D" w:rsidP="00532348">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2.1 Dataset </w:t>
      </w:r>
      <w:del w:id="90245" w:author="Grammar Check" w:date="2026-10-02T00:00:00Z">
        <w:r>
          <w:rPr>
            <w:rFonts w:ascii="Times New Roman" w:eastAsia="Times New Roman" w:hAnsi="Times New Roman" w:cs="Times New Roman"/>
            <w:b/>
            <w:bCs/>
            <w:sz w:val="24"/>
            <w:szCs w:val="24"/>
            <w:lang w:eastAsia="en-IN"/>
          </w:rPr>
          <w:delText xml:space="preserve">collection</w:delText>
        </w:r>
      </w:del>
      <w:ins w:id="90246" w:author="Grammar Check" w:date="2026-10-02T00:00:00Z">
        <w:r>
          <w:rPr>
            <w:rFonts w:ascii="Times New Roman" w:eastAsia="Times New Roman" w:hAnsi="Times New Roman" w:cs="Times New Roman"/>
            <w:b/>
            <w:bCs/>
            <w:sz w:val="24"/>
            <w:szCs w:val="24"/>
            <w:lang w:eastAsia="en-IN"/>
          </w:rPr>
          <w:t xml:space="preserve">Collection</w:t>
        </w:r>
      </w:ins>
    </w:p>
    <w:p w:rsidR="00A1236B" w:rsidRPr="00A1236B" w:rsidRDefault="00A1236B" w:rsidP="00A1236B">
      <w:pPr>
        <w:pStyle w:val="NormalWeb"/>
        <w:jc w:val="both"/>
      </w:pPr>
      <w:r>
        <w:rPr>
          <w:color w:val="C00000"/>
        </w:rPr>
        <w:t>The Canadian Institute for Cybersecurity (CIC) and the Communications Security Establishment (CSE) created the CSE-CIC-IDS2018 dataset, a standard benchmark commonly used in studies of network intrusion detection [6]. The dataset contains labeled network traffic captured over ten working days (14 February to 2 March 2018), encompassing both benign and malicious traffic. Each flow record is described by approximately 80 features extracted with CICFlowMeter, such as flow duration, packet lengths, inter-arrival times, and flag counts. The malicious traffic covers brute-force (FTP and SSH), DoS, DDoS, web attacks (brute force, XSS, and SQL injection), infiltration, and botnet scenarios. The dataset is distributed as one file per capture day, and all ten daily files were used in this study [28]. For the experiments, the original labels were consolidated into five classes (Benign, DoS, Malware, Unauthorized, and Web) using the mapping in Table 1. Because the complete dataset contains more than 16 million flow records, training all six architectures on it under a common protocol was computationally prohibitive. Instead, a class-balanced sample was constructed by reading the daily files in a fixed order and randomly drawing records of each class (random seed 42) until 50,000 records per class had been collected. The Web class contained only 314 records in the loaded files, all of which were retained, giving 200,314 records in total. This sample was then divided into training (80%) and test (20%) partitions by stratified sampling, as reported in Table 1.</w:t>
      </w:r>
    </w:p>
    <w:p w:rsidR="00FA6214" w:rsidRDefault="00006DA4">
      <w:pPr>
        <w:spacing w:before="240" w:after="0"/>
        <w:jc w:val="both"/>
        <w:rPr>
          <w:rFonts w:ascii="Times New Roman" w:hAnsi="Times New Roman" w:cs="Times New Roman"/>
          <w:sz w:val="24"/>
          <w:szCs w:val="24"/>
        </w:rPr>
      </w:pPr>
      <w:r>
        <w:rPr>
          <w:rFonts w:ascii="Times New Roman" w:hAnsi="Times New Roman" w:cs="Times New Roman"/>
          <w:b/>
          <w:color w:val="C00000"/>
          <w:sz w:val="24"/>
          <w:szCs w:val="24"/>
        </w:rPr>
        <w:t>Table 1.</w:t>
      </w:r>
      <w:r>
        <w:rPr>
          <w:rFonts w:ascii="Times New Roman" w:hAnsi="Times New Roman" w:cs="Times New Roman"/>
          <w:color w:val="C00000"/>
          <w:sz w:val="24"/>
          <w:szCs w:val="24"/>
        </w:rPr>
        <w:t xml:space="preserve"> Class mapping and number of records in the sample and in the training and test partitions</w:t>
      </w:r>
    </w:p>
    <w:tbl>
      <w:tblPr>
        <w:tblW w:w="9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4541"/>
        <w:gridCol w:w="1200"/>
        <w:gridCol w:w="1150"/>
        <w:gridCol w:w="1150"/>
      </w:tblGrid>
      <w:tr w:rsidR="00FA6214">
        <w:trPr>
          <w:tblHeader/>
        </w:trPr>
        <w:tc>
          <w:tcPr>
            <w:tcW w:w="150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Class</w:t>
            </w:r>
          </w:p>
        </w:tc>
        <w:tc>
          <w:tcPr>
            <w:tcW w:w="4541"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Original CSE-CIC-IDS2018 labels mapped to the class</w:t>
            </w:r>
          </w:p>
        </w:tc>
        <w:tc>
          <w:tcPr>
            <w:tcW w:w="120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Records in sample</w:t>
            </w:r>
          </w:p>
        </w:tc>
        <w:tc>
          <w:tcPr>
            <w:tcW w:w="115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Training samples</w:t>
            </w:r>
          </w:p>
        </w:tc>
        <w:tc>
          <w:tcPr>
            <w:tcW w:w="1150" w:type="dxa"/>
            <w:shd w:val="clear" w:color="auto" w:fill="D9D9D9"/>
            <w:vAlign w:val="center"/>
          </w:tcPr>
          <w:p w:rsidR="00FA6214" w:rsidRDefault="00006DA4">
            <w:pPr>
              <w:spacing w:after="0"/>
              <w:jc w:val="center"/>
            </w:pPr>
            <w:r>
              <w:rPr>
                <w:rFonts w:ascii="Times New Roman" w:hAnsi="Times New Roman" w:cs="Times New Roman"/>
                <w:b/>
                <w:color w:val="C00000"/>
                <w:sz w:val="20"/>
                <w:szCs w:val="20"/>
              </w:rPr>
              <w:t>Test samples</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Benign</w:t>
            </w:r>
          </w:p>
        </w:tc>
        <w:tc>
          <w:tcPr>
            <w:tcW w:w="4541" w:type="dxa"/>
            <w:vAlign w:val="center"/>
          </w:tcPr>
          <w:p w:rsidR="00FA6214" w:rsidRDefault="00006DA4">
            <w:pPr>
              <w:spacing w:after="0"/>
            </w:pPr>
            <w:r>
              <w:rPr>
                <w:rFonts w:ascii="Times New Roman" w:hAnsi="Times New Roman" w:cs="Times New Roman"/>
                <w:color w:val="C00000"/>
                <w:sz w:val="20"/>
                <w:szCs w:val="20"/>
              </w:rPr>
              <w:t>Benign</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DoS</w:t>
            </w:r>
          </w:p>
        </w:tc>
        <w:tc>
          <w:tcPr>
            <w:tcW w:w="4541" w:type="dxa"/>
            <w:vAlign w:val="center"/>
          </w:tcPr>
          <w:p w:rsidR="00FA6214" w:rsidRDefault="00006DA4">
            <w:pPr>
              <w:spacing w:after="0"/>
            </w:pPr>
            <w:r>
              <w:rPr>
                <w:rFonts w:ascii="Times New Roman" w:hAnsi="Times New Roman" w:cs="Times New Roman"/>
                <w:color w:val="C00000"/>
                <w:sz w:val="20"/>
                <w:szCs w:val="20"/>
              </w:rPr>
              <w:t>DoS attacks (Hulk, GoldenEye, Slowloris, SlowHTTPTest); DDoS attacks (LOIC-HTTP, LOIC-UDP, HOIC)</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Malware</w:t>
            </w:r>
          </w:p>
        </w:tc>
        <w:tc>
          <w:tcPr>
            <w:tcW w:w="4541" w:type="dxa"/>
            <w:vAlign w:val="center"/>
          </w:tcPr>
          <w:p w:rsidR="00FA6214" w:rsidRDefault="00006DA4">
            <w:pPr>
              <w:spacing w:after="0"/>
            </w:pPr>
            <w:r>
              <w:rPr>
                <w:rFonts w:ascii="Times New Roman" w:hAnsi="Times New Roman" w:cs="Times New Roman"/>
                <w:color w:val="C00000"/>
                <w:sz w:val="20"/>
                <w:szCs w:val="20"/>
              </w:rPr>
              <w:t>Bot</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Unauthorized</w:t>
            </w:r>
          </w:p>
        </w:tc>
        <w:tc>
          <w:tcPr>
            <w:tcW w:w="4541" w:type="dxa"/>
            <w:vAlign w:val="center"/>
          </w:tcPr>
          <w:p w:rsidR="00FA6214" w:rsidRDefault="00006DA4">
            <w:pPr>
              <w:spacing w:after="0"/>
            </w:pPr>
            <w:r>
              <w:rPr>
                <w:rFonts w:ascii="Times New Roman" w:hAnsi="Times New Roman" w:cs="Times New Roman"/>
                <w:color w:val="C00000"/>
                <w:sz w:val="20"/>
                <w:szCs w:val="20"/>
              </w:rPr>
              <w:t>FTP-BruteForce, SSH-Bruteforce, Infiltration, Brute Force-Web</w:t>
            </w:r>
          </w:p>
        </w:tc>
        <w:tc>
          <w:tcPr>
            <w:tcW w:w="1200" w:type="dxa"/>
            <w:vAlign w:val="center"/>
          </w:tcPr>
          <w:p w:rsidR="00FA6214" w:rsidRDefault="00006DA4">
            <w:pPr>
              <w:spacing w:after="0"/>
              <w:jc w:val="center"/>
            </w:pPr>
            <w:r>
              <w:rPr>
                <w:rFonts w:ascii="Times New Roman" w:hAnsi="Times New Roman" w:cs="Times New Roman"/>
                <w:color w:val="C00000"/>
                <w:sz w:val="20"/>
                <w:szCs w:val="20"/>
              </w:rPr>
              <w:t>50,000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40,000</w:t>
            </w:r>
          </w:p>
        </w:tc>
        <w:tc>
          <w:tcPr>
            <w:tcW w:w="1150" w:type="dxa"/>
            <w:vAlign w:val="center"/>
          </w:tcPr>
          <w:p w:rsidR="00FA6214" w:rsidRDefault="00006DA4">
            <w:pPr>
              <w:spacing w:after="0"/>
              <w:jc w:val="center"/>
            </w:pPr>
            <w:r>
              <w:rPr>
                <w:rFonts w:ascii="Times New Roman" w:hAnsi="Times New Roman" w:cs="Times New Roman"/>
                <w:color w:val="C00000"/>
                <w:sz w:val="20"/>
                <w:szCs w:val="20"/>
              </w:rPr>
              <w:t>10,000</w:t>
            </w:r>
          </w:p>
        </w:tc>
      </w:tr>
      <w:tr w:rsidR="00FA6214">
        <w:tc>
          <w:tcPr>
            <w:tcW w:w="1500" w:type="dxa"/>
            <w:vAlign w:val="center"/>
          </w:tcPr>
          <w:p w:rsidR="00FA6214" w:rsidRDefault="00006DA4">
            <w:pPr>
              <w:spacing w:after="0"/>
              <w:jc w:val="center"/>
            </w:pPr>
            <w:r>
              <w:rPr>
                <w:rFonts w:ascii="Times New Roman" w:hAnsi="Times New Roman" w:cs="Times New Roman"/>
                <w:color w:val="C00000"/>
                <w:sz w:val="20"/>
                <w:szCs w:val="20"/>
              </w:rPr>
              <w:t>Web</w:t>
            </w:r>
          </w:p>
        </w:tc>
        <w:tc>
          <w:tcPr>
            <w:tcW w:w="4541" w:type="dxa"/>
            <w:vAlign w:val="center"/>
          </w:tcPr>
          <w:p w:rsidR="00FA6214" w:rsidRDefault="00006DA4">
            <w:pPr>
              <w:spacing w:after="0"/>
            </w:pPr>
            <w:r>
              <w:rPr>
                <w:rFonts w:ascii="Times New Roman" w:hAnsi="Times New Roman" w:cs="Times New Roman"/>
                <w:color w:val="C00000"/>
                <w:sz w:val="20"/>
                <w:szCs w:val="20"/>
              </w:rPr>
              <w:t>Brute Force-XSS, SQL Injection</w:t>
            </w:r>
          </w:p>
        </w:tc>
        <w:tc>
          <w:tcPr>
            <w:tcW w:w="1200" w:type="dxa"/>
            <w:vAlign w:val="center"/>
          </w:tcPr>
          <w:p w:rsidR="00FA6214" w:rsidRDefault="00006DA4">
            <w:pPr>
              <w:spacing w:after="0"/>
              <w:jc w:val="center"/>
            </w:pPr>
            <w:r>
              <w:rPr>
                <w:rFonts w:ascii="Times New Roman" w:hAnsi="Times New Roman" w:cs="Times New Roman"/>
                <w:color w:val="C00000"/>
                <w:sz w:val="20"/>
                <w:szCs w:val="20"/>
              </w:rPr>
              <w:t>314</w:t>
            </w:r>
          </w:p>
        </w:tc>
        <w:tc>
          <w:tcPr>
            <w:tcW w:w="1150" w:type="dxa"/>
            <w:vAlign w:val="center"/>
          </w:tcPr>
          <w:p w:rsidR="00FA6214" w:rsidRDefault="00006DA4">
            <w:pPr>
              <w:spacing w:after="0"/>
              <w:jc w:val="center"/>
            </w:pPr>
            <w:r>
              <w:rPr>
                <w:rFonts w:ascii="Times New Roman" w:hAnsi="Times New Roman" w:cs="Times New Roman"/>
                <w:color w:val="C00000"/>
                <w:sz w:val="20"/>
                <w:szCs w:val="20"/>
              </w:rPr>
              <w:t>251</w:t>
            </w:r>
          </w:p>
        </w:tc>
        <w:tc>
          <w:tcPr>
            <w:tcW w:w="1150" w:type="dxa"/>
            <w:vAlign w:val="center"/>
          </w:tcPr>
          <w:p w:rsidR="00FA6214" w:rsidRDefault="00006DA4">
            <w:pPr>
              <w:spacing w:after="0"/>
              <w:jc w:val="center"/>
            </w:pPr>
            <w:r>
              <w:rPr>
                <w:rFonts w:ascii="Times New Roman" w:hAnsi="Times New Roman" w:cs="Times New Roman"/>
                <w:color w:val="C00000"/>
                <w:sz w:val="20"/>
                <w:szCs w:val="20"/>
              </w:rPr>
              <w:t>63</w:t>
            </w:r>
          </w:p>
        </w:tc>
      </w:tr>
      <w:tr w:rsidR="00FA6214">
        <w:tc>
          <w:tcPr>
            <w:tcW w:w="1500" w:type="dxa"/>
            <w:vAlign w:val="center"/>
          </w:tcPr>
          <w:p w:rsidR="00FA6214" w:rsidRDefault="00006DA4">
            <w:pPr>
              <w:spacing w:after="0"/>
              <w:jc w:val="center"/>
            </w:pPr>
            <w:r>
              <w:rPr>
                <w:rFonts w:ascii="Times New Roman" w:hAnsi="Times New Roman" w:cs="Times New Roman"/>
                <w:b/>
                <w:color w:val="C00000"/>
                <w:sz w:val="20"/>
                <w:szCs w:val="20"/>
              </w:rPr>
              <w:t>Total</w:t>
            </w:r>
          </w:p>
        </w:tc>
        <w:tc>
          <w:tcPr>
            <w:tcW w:w="4541" w:type="dxa"/>
            <w:vAlign w:val="center"/>
          </w:tcPr>
          <w:p w:rsidR="00FA6214" w:rsidRDefault="00006DA4">
            <w:pPr>
              <w:spacing w:after="0"/>
            </w:pPr>
            <w:r>
              <w:rPr>
                <w:rFonts w:ascii="Times New Roman" w:hAnsi="Times New Roman" w:cs="Times New Roman"/>
                <w:b/>
                <w:color w:val="C00000"/>
                <w:sz w:val="20"/>
                <w:szCs w:val="20"/>
              </w:rPr>
              <w:t>–</w:t>
            </w:r>
          </w:p>
        </w:tc>
        <w:tc>
          <w:tcPr>
            <w:tcW w:w="1200" w:type="dxa"/>
            <w:vAlign w:val="center"/>
          </w:tcPr>
          <w:p w:rsidR="00FA6214" w:rsidRDefault="00006DA4">
            <w:pPr>
              <w:spacing w:after="0"/>
              <w:jc w:val="center"/>
            </w:pPr>
            <w:r>
              <w:rPr>
                <w:rFonts w:ascii="Times New Roman" w:hAnsi="Times New Roman" w:cs="Times New Roman"/>
                <w:b/>
                <w:color w:val="C00000"/>
                <w:sz w:val="20"/>
                <w:szCs w:val="20"/>
              </w:rPr>
              <w:t>200,314</w:t>
            </w:r>
          </w:p>
        </w:tc>
        <w:tc>
          <w:tcPr>
            <w:tcW w:w="1150" w:type="dxa"/>
            <w:vAlign w:val="center"/>
          </w:tcPr>
          <w:p w:rsidR="00FA6214" w:rsidRDefault="00006DA4">
            <w:pPr>
              <w:spacing w:after="0"/>
              <w:jc w:val="center"/>
            </w:pPr>
            <w:r>
              <w:rPr>
                <w:rFonts w:ascii="Times New Roman" w:hAnsi="Times New Roman" w:cs="Times New Roman"/>
                <w:b/>
                <w:color w:val="C00000"/>
                <w:sz w:val="20"/>
                <w:szCs w:val="20"/>
              </w:rPr>
              <w:t>160,251</w:t>
            </w:r>
          </w:p>
        </w:tc>
        <w:tc>
          <w:tcPr>
            <w:tcW w:w="1150" w:type="dxa"/>
            <w:vAlign w:val="center"/>
          </w:tcPr>
          <w:p w:rsidR="00FA6214" w:rsidRDefault="00006DA4">
            <w:pPr>
              <w:spacing w:after="0"/>
              <w:jc w:val="center"/>
            </w:pPr>
            <w:r>
              <w:rPr>
                <w:rFonts w:ascii="Times New Roman" w:hAnsi="Times New Roman" w:cs="Times New Roman"/>
                <w:b/>
                <w:color w:val="C00000"/>
                <w:sz w:val="20"/>
                <w:szCs w:val="20"/>
              </w:rPr>
              <w:t>40,063</w:t>
            </w:r>
          </w:p>
        </w:tc>
      </w:tr>
    </w:tbl>
    <w:p w:rsidR="00FA6214" w:rsidRDefault="00FA6214"/>
    <w:p w:rsidR="00A1236B" w:rsidRPr="00A1236B" w:rsidRDefault="00A1236B" w:rsidP="00A1236B">
      <w:pPr>
        <w:pStyle w:val="NormalWeb"/>
        <w:ind w:firstLine="720"/>
        <w:jc w:val="both"/>
      </w:pPr>
      <w:r>
        <w:rPr>
          <w:color w:val="00A651"/>
        </w:rPr>
        <w:t>While CSE-CIC-IDS2018 is a general-purpose</w:t>
      </w:r>
      <w:r>
        <w:t xml:space="preserve"> network intrusion dataset rather than one captured directly from IoT device traffic, it remains a widely used benchmark for evaluating deep learning-based intrusion detection pipelines, and its DoS, DDoS, Botnet, and Infiltration categories are representative of the network-layer attack </w:t>
      </w:r>
      <w:del w:id="90247" w:author="Grammar Check" w:date="2026-10-02T00:00:00Z">
        <w:r>
          <w:delText xml:space="preserve">behaviours</w:delText>
        </w:r>
      </w:del>
      <w:ins w:id="90248" w:author="Grammar Check" w:date="2026-10-02T00:00:00Z">
        <w:r>
          <w:t xml:space="preserve">behaviors</w:t>
        </w:r>
      </w:ins>
      <w:r>
        <w:t xml:space="preserve"> observed at IoT gateways and edge routers. It was selected in this study primarily to enable direct, metric-for-metric comparison against the substantial body of existing CNN-BiLSTM, CNN-Transformer, and BiLSTM-Transformer literature </w:t>
      </w:r>
      <w:r>
        <w:rPr>
          <w:color w:val="C00000"/>
        </w:rPr>
        <w:t>that reports results on the CIC-IDS family of benchmarks (CIC-IDS2017 and CSE-CIC-IDS2018).</w:t>
      </w:r>
      <w:r>
        <w:t xml:space="preserve"> The proposed models use lightweight, generic convolutional, recurrent, and attention-based architectures that are not tailored to any dataset-specific feature schema, making the framework readily transferable to other intrusion detection datasets.</w:t>
      </w:r>
    </w:p>
    <w:p w:rsidR="002A54DF" w:rsidRPr="00E66A31" w:rsidRDefault="00FE1FA1" w:rsidP="00A1236B">
      <w:pPr>
        <w:pStyle w:val="NormalWeb"/>
        <w:jc w:val="center"/>
        <w:rPr>
          <w:lang w:val="en-US"/>
        </w:rPr>
      </w:pPr>
      <w:r>
        <w:rPr>
          <w:noProof/>
          <w:lang w:val="en-US"/>
        </w:rPr>
        <w:drawing>
          <wp:inline distT="0" distB="0" distL="0" distR="0" wp14:anchorId="2899E0F8" wp14:editId="0B345F64">
            <wp:extent cx="4151157" cy="2695903"/>
            <wp:effectExtent l="0" t="0" r="190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5331" cy="2718097"/>
                    </a:xfrm>
                    <a:prstGeom prst="rect">
                      <a:avLst/>
                    </a:prstGeom>
                    <a:noFill/>
                    <a:ln>
                      <a:noFill/>
                    </a:ln>
                  </pic:spPr>
                </pic:pic>
              </a:graphicData>
            </a:graphic>
          </wp:inline>
        </w:drawing>
      </w:r>
    </w:p>
    <w:p w:rsidR="00FE1FA1" w:rsidRPr="00E66A31" w:rsidRDefault="00FE1FA1" w:rsidP="00FE1FA1">
      <w:pPr>
        <w:jc w:val="center"/>
        <w:rPr>
          <w:rFonts w:ascii="Times New Roman" w:hAnsi="Times New Roman" w:cs="Times New Roman"/>
          <w:sz w:val="24"/>
          <w:szCs w:val="24"/>
        </w:rPr>
      </w:pPr>
      <w:r>
        <w:rPr>
          <w:rFonts w:ascii="Times New Roman" w:hAnsi="Times New Roman" w:cs="Times New Roman"/>
          <w:b/>
          <w:color w:val="C00000"/>
          <w:sz w:val="24"/>
          <w:szCs w:val="24"/>
        </w:rPr>
        <w:t>Figure 3. Class distribution of the CSE-CIC-IDS2018 sample used in this study.</w:t>
      </w:r>
    </w:p>
    <w:p w:rsidR="00A1236B" w:rsidRPr="00A1236B" w:rsidRDefault="00A1236B" w:rsidP="00A1236B">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Bar chart representing the class distribution of the CSE-CIC-IDS2018 sample used in this study, showing four classes of equal size and the much smaller Web class.</w:t>
      </w:r>
      <w:r>
        <w:rPr>
          <w:rFonts w:ascii="Times New Roman" w:eastAsia="Times New Roman" w:hAnsi="Times New Roman" w:cs="Times New Roman"/>
          <w:sz w:val="24"/>
          <w:szCs w:val="24"/>
          <w:lang w:eastAsia="en-IN"/>
        </w:rPr>
        <w:t xml:space="preserve"> </w:t>
      </w:r>
      <w:del w:id="90252" w:author="Grammar Check" w:date="2026-10-02T00:00:00Z">
        <w:r>
          <w:rPr>
            <w:rFonts w:ascii="Times New Roman" w:eastAsia="Times New Roman" w:hAnsi="Times New Roman" w:cs="Times New Roman"/>
            <w:sz w:val="24"/>
            <w:szCs w:val="24"/>
            <w:lang w:eastAsia="en-IN"/>
          </w:rPr>
          <w:delText xml:space="preserve">The</w:delText>
        </w:r>
      </w:del>
      <w:ins w:id="90253" w:author="Grammar Check" w:date="2026-10-02T00:00:00Z">
        <w:r>
          <w:rPr>
            <w:rFonts w:ascii="Times New Roman" w:eastAsia="Times New Roman" w:hAnsi="Times New Roman" w:cs="Times New Roman"/>
            <w:sz w:val="24"/>
            <w:szCs w:val="24"/>
            <w:lang w:eastAsia="en-IN"/>
          </w:rPr>
          <w:t xml:space="preserve">Although the</w:t>
        </w:r>
      </w:ins>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sz w:val="24"/>
          <w:szCs w:val="24"/>
          <w:lang w:eastAsia="en-IN"/>
        </w:rPr>
        <w:t xml:space="preserve"> </w:t>
      </w:r>
      <w:del w:id="90250" w:author="Grammar Check" w:date="2026-10-02T00:00:00Z">
        <w:r>
          <w:rPr>
            <w:rFonts w:ascii="Times New Roman" w:eastAsia="Times New Roman" w:hAnsi="Times New Roman" w:cs="Times New Roman"/>
            <w:sz w:val="24"/>
            <w:szCs w:val="24"/>
            <w:lang w:eastAsia="en-IN"/>
          </w:rPr>
          <w:delText xml:space="preserve">data has a series of limitations, although it</w:delText>
        </w:r>
      </w:del>
      <w:ins w:id="90251" w:author="Grammar Check" w:date="2026-10-02T00:00:00Z">
        <w:r>
          <w:rPr>
            <w:rFonts w:ascii="Times New Roman" w:eastAsia="Times New Roman" w:hAnsi="Times New Roman" w:cs="Times New Roman"/>
            <w:sz w:val="24"/>
            <w:szCs w:val="24"/>
            <w:lang w:eastAsia="en-IN"/>
          </w:rPr>
          <w:t xml:space="preserve">dataset</w:t>
        </w:r>
      </w:ins>
      <w:r>
        <w:rPr>
          <w:rFonts w:ascii="Times New Roman" w:eastAsia="Times New Roman" w:hAnsi="Times New Roman" w:cs="Times New Roman"/>
          <w:sz w:val="24"/>
          <w:szCs w:val="24"/>
          <w:lang w:eastAsia="en-IN"/>
        </w:rPr>
        <w:t xml:space="preserve"> is useful for testing intrusion detection systems</w:t>
      </w:r>
      <w:ins w:id="90249" w:author="Grammar Check" w:date="2026-10-02T00:00:00Z">
        <w:r>
          <w:rPr>
            <w:rFonts w:ascii="Times New Roman" w:eastAsia="Times New Roman" w:hAnsi="Times New Roman" w:cs="Times New Roman"/>
            <w:sz w:val="24"/>
            <w:szCs w:val="24"/>
            <w:lang w:eastAsia="en-IN"/>
          </w:rPr>
          <w:t xml:space="preserve">, it has several limitations</w:t>
        </w:r>
      </w:ins>
      <w:r>
        <w:rPr>
          <w:rFonts w:ascii="Times New Roman" w:eastAsia="Times New Roman" w:hAnsi="Times New Roman" w:cs="Times New Roman"/>
          <w:sz w:val="24"/>
          <w:szCs w:val="24"/>
          <w:lang w:eastAsia="en-IN"/>
        </w:rPr>
        <w:t xml:space="preserve">. It is not entirely reflective of real-world network environments, may have labeling anomalies, and has a limited set of attack conditions. Moreover, the problems of class imbalance, noise, and poor metadata can influence the accuracy and external validity of the research results. Thus, preprocessing, experimental design, and result interpretation are essential to achieve robust model performance. </w:t>
      </w:r>
      <w:r>
        <w:rPr>
          <w:rFonts w:ascii="Times New Roman" w:eastAsia="Times New Roman" w:hAnsi="Times New Roman" w:cs="Times New Roman"/>
          <w:color w:val="C00000"/>
          <w:sz w:val="24"/>
          <w:szCs w:val="24"/>
          <w:lang w:eastAsia="en-IN"/>
        </w:rPr>
        <w:t>Figure 3 shows the class distribution of the sample used in this study.</w:t>
      </w:r>
    </w:p>
    <w:p w:rsidR="00A1236B" w:rsidRPr="00A1236B" w:rsidRDefault="00A1236B" w:rsidP="00A1236B">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70C0"/>
          <w:sz w:val="24"/>
          <w:szCs w:val="24"/>
          <w:lang w:eastAsia="en-IN"/>
        </w:rPr>
        <w:t>The original dataset is highly imbalanced, with benign traffic substantially outnumbering several attack categories. To prevent the models from being dominated by the majority classes, a class-balanced sample was used (Section 2.1): the Benign, DoS, Malware, and Unauthorized classes each contain 50,000 records, whereas the Web class contains only 314. To compensate for the remaining imbalance of the Web class, a class-weighted cross-entropy loss was used, with weights inversely proportional to class frequency in the training partition (approximately 0.80 for each of the four large classes and 127.7 for the Web class). Model performance was additionally assessed using imbalance-aware metrics, including macro-F1 score, Area Under the ROC Curve (AUC), Average Precision (AP), Cohen's Kappa, and Matthews Correlation Coefficient (MCC). Because the test partition is class-balanced rather than following the natural class distribution of real traffic, the reported metrics characterize per-class detection capability rather than expected performance under operational class proportions.</w:t>
      </w:r>
    </w:p>
    <w:p w:rsidR="00A1236B" w:rsidRDefault="00A1236B" w:rsidP="00532348">
      <w:pPr>
        <w:spacing w:after="0"/>
        <w:jc w:val="both"/>
        <w:rPr>
          <w:rFonts w:ascii="Times New Roman" w:eastAsia="Times New Roman" w:hAnsi="Times New Roman" w:cs="Times New Roman"/>
          <w:b/>
          <w:bCs/>
          <w:sz w:val="24"/>
          <w:szCs w:val="24"/>
          <w:lang w:eastAsia="en-IN"/>
        </w:rPr>
      </w:pPr>
    </w:p>
    <w:p w:rsidR="00FE1FA1" w:rsidRPr="006B4AD0" w:rsidRDefault="00A2777D" w:rsidP="00532348">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2.2</w:t>
      </w:r>
      <w:del w:id="90258" w:author="Grammar Check" w:date="2026-10-02T00:00:00Z">
        <w:r>
          <w:rPr>
            <w:rFonts w:ascii="Times New Roman" w:eastAsia="Times New Roman" w:hAnsi="Times New Roman" w:cs="Times New Roman"/>
            <w:b/>
            <w:bCs/>
            <w:sz w:val="24"/>
            <w:szCs w:val="24"/>
            <w:lang w:eastAsia="en-IN"/>
          </w:rPr>
          <w:delText xml:space="preserve">.</w:delText>
        </w:r>
      </w:del>
      <w:r>
        <w:rPr>
          <w:rFonts w:ascii="Times New Roman" w:eastAsia="Times New Roman" w:hAnsi="Times New Roman" w:cs="Times New Roman"/>
          <w:b/>
          <w:bCs/>
          <w:sz w:val="24"/>
          <w:szCs w:val="24"/>
          <w:lang w:eastAsia="en-IN"/>
        </w:rPr>
        <w:t xml:space="preserve"> Data </w:t>
      </w:r>
      <w:del w:id="90256" w:author="Grammar Check" w:date="2026-10-02T00:00:00Z">
        <w:r>
          <w:rPr>
            <w:rFonts w:ascii="Times New Roman" w:eastAsia="Times New Roman" w:hAnsi="Times New Roman" w:cs="Times New Roman"/>
            <w:b/>
            <w:bCs/>
            <w:sz w:val="24"/>
            <w:szCs w:val="24"/>
            <w:lang w:eastAsia="en-IN"/>
          </w:rPr>
          <w:delText xml:space="preserve">pre</w:delText>
        </w:r>
      </w:del>
      <w:ins w:id="90257" w:author="Grammar Check" w:date="2026-10-02T00:00:00Z">
        <w:r>
          <w:rPr>
            <w:rFonts w:ascii="Times New Roman" w:eastAsia="Times New Roman" w:hAnsi="Times New Roman" w:cs="Times New Roman"/>
            <w:b/>
            <w:bCs/>
            <w:sz w:val="24"/>
            <w:szCs w:val="24"/>
            <w:lang w:eastAsia="en-IN"/>
          </w:rPr>
          <w:t xml:space="preserve">Pre</w:t>
        </w:r>
      </w:ins>
      <w:r>
        <w:rPr>
          <w:rFonts w:ascii="Times New Roman" w:eastAsia="Times New Roman" w:hAnsi="Times New Roman" w:cs="Times New Roman"/>
          <w:b/>
          <w:bCs/>
          <w:sz w:val="24"/>
          <w:szCs w:val="24"/>
          <w:lang w:eastAsia="en-IN"/>
        </w:rPr>
        <w:t xml:space="preserve">-processing and </w:t>
      </w:r>
      <w:del w:id="90254" w:author="Grammar Check" w:date="2026-10-02T00:00:00Z">
        <w:r>
          <w:rPr>
            <w:rFonts w:ascii="Times New Roman" w:eastAsia="Times New Roman" w:hAnsi="Times New Roman" w:cs="Times New Roman"/>
            <w:b/>
            <w:bCs/>
            <w:sz w:val="24"/>
            <w:szCs w:val="24"/>
            <w:lang w:eastAsia="en-IN"/>
          </w:rPr>
          <w:delText xml:space="preserve">normalization</w:delText>
        </w:r>
      </w:del>
      <w:ins w:id="90255" w:author="Grammar Check" w:date="2026-10-02T00:00:00Z">
        <w:r>
          <w:rPr>
            <w:rFonts w:ascii="Times New Roman" w:eastAsia="Times New Roman" w:hAnsi="Times New Roman" w:cs="Times New Roman"/>
            <w:b/>
            <w:bCs/>
            <w:sz w:val="24"/>
            <w:szCs w:val="24"/>
            <w:lang w:eastAsia="en-IN"/>
          </w:rPr>
          <w:t xml:space="preserve">Normalization</w:t>
        </w:r>
      </w:ins>
      <w:r>
        <w:rPr>
          <w:rFonts w:ascii="Times New Roman" w:eastAsia="Times New Roman" w:hAnsi="Times New Roman" w:cs="Times New Roman"/>
          <w:b/>
          <w:bCs/>
          <w:sz w:val="24"/>
          <w:szCs w:val="24"/>
          <w:lang w:eastAsia="en-IN"/>
        </w:rPr>
        <w:t xml:space="preserve"> </w:t>
      </w:r>
    </w:p>
    <w:p w:rsidR="006B4AD0" w:rsidRP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 xml:space="preserve">Pre-processing plays a critical role in ensuring the quality, reliability, and effectiveness of the deep learning models developed in this study. The raw CSE-CIC-IDS2018 files contain missing and infinite values, identifier and timestamp columns, and high-dimensional numerical features that require preparation before model training. After the class-balanced sample had been drawn, identifier and non-numeric columns (Flow ID, source and destination IP addresses, Timestamp, and Protocol) were removed, leaving 76 numerical flow features. Infinite values were converted to missing values, and all missing values were replaced with the mean of the corresponding feature computed over the sample. The class labels were converted into numerical values using label </w:t>
        <w:t>encoding. The sample was then divided into 80% training and 20% test partitions using stratified sampling (random seed 42), so that both partitions have the same class proportions.</w:t>
      </w:r>
    </w:p>
    <w:p w:rsidR="006B4AD0" w:rsidRPr="006B4AD0" w:rsidRDefault="006B4AD0" w:rsidP="006B4AD0">
      <w:pPr>
        <w:spacing w:after="0"/>
        <w:jc w:val="both"/>
        <w:rPr>
          <w:rFonts w:ascii="Times New Roman" w:eastAsia="Times New Roman" w:hAnsi="Times New Roman" w:cs="Times New Roman"/>
          <w:sz w:val="24"/>
          <w:szCs w:val="24"/>
          <w:lang w:eastAsia="en-IN"/>
        </w:rPr>
      </w:pPr>
    </w:p>
    <w:p w:rsidR="006B4AD0" w:rsidRP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 xml:space="preserve">To limit information leakage, the standardization parameters (the mean and standard deviation of each feature) used in Equation (1) were computed from the training partition only and then applied unchanged to the test partition. No feature selection and no synthetic sample generation were performed. To verify the separation between the partitions, SHA-256 hashes of the 76 unscaled feature values of every record were compared. The sample contained 545 exact-duplicate rows (0.27%; 199,769 unique records), and 170 of the 40,063 test records (0.42%) had an identical feature vector in the training partition; because these records form only 0.42% of the test set, they can change the reported accuracy by less than 0.5 percentage points. In addition, 507 groups of identical feature vectors carried different class labels, reflecting label noise in the source data. A nearest-</w:t>
      </w:r>
      <w:del w:id="90259" w:author="Grammar Check" w:date="2026-10-02T00:00:00Z">
        <w:r>
          <w:rPr>
            <w:rFonts w:ascii="Times New Roman" w:eastAsia="Times New Roman" w:hAnsi="Times New Roman" w:cs="Times New Roman"/>
            <w:color w:val="C00000"/>
            <w:sz w:val="24"/>
            <w:szCs w:val="24"/>
            <w:lang w:eastAsia="en-IN"/>
          </w:rPr>
          <w:delText xml:space="preserve">neighbour</w:delText>
        </w:r>
      </w:del>
      <w:ins w:id="90260" w:author="Grammar Check" w:date="2026-10-02T00:00:00Z">
        <w:r>
          <w:rPr>
            <w:rFonts w:ascii="Times New Roman" w:eastAsia="Times New Roman" w:hAnsi="Times New Roman" w:cs="Times New Roman"/>
            <w:color w:val="C00000"/>
            <w:sz w:val="24"/>
            <w:szCs w:val="24"/>
            <w:lang w:eastAsia="en-IN"/>
          </w:rPr>
          <w:t xml:space="preserve">neighbor</w:t>
        </w:r>
      </w:ins>
      <w:r>
        <w:rPr>
          <w:rFonts w:ascii="Times New Roman" w:eastAsia="Times New Roman" w:hAnsi="Times New Roman" w:cs="Times New Roman"/>
          <w:color w:val="C00000"/>
          <w:sz w:val="24"/>
          <w:szCs w:val="24"/>
          <w:lang w:eastAsia="en-IN"/>
        </w:rPr>
        <w:t xml:space="preserve"> search in the standardized feature space showed that 27,041 of the remaining 39,893 test records lie within a Euclidean distance of 10⁻³ of a training record, reflecting the highly repetitive nature of flows generated by the same attack tools; the reported results therefore measure the detection of traffic patterns represented in the training data rather than generalization to previously unseen traffic. Finally, the test partition was also monitored during training for learning-rate scheduling and checkpoint selection. For the FNN, CNN-1D, LSTM, and CNN-BiLSTM models the selected checkpoint was the final epoch, and for CNN-Transformer it was epoch 29 (accuracy 0.8859 vs. 0.8858 at epoch 30), so checkpoint selection had a negligible effect on the reported results, although an influence of the learning-rate schedule cannot be excluded.</w:t>
      </w:r>
    </w:p>
    <w:p w:rsidR="006B4AD0" w:rsidRPr="006B4AD0" w:rsidRDefault="006B4AD0" w:rsidP="006B4AD0">
      <w:pPr>
        <w:spacing w:after="0"/>
        <w:jc w:val="both"/>
        <w:rPr>
          <w:rFonts w:ascii="Times New Roman" w:eastAsia="Times New Roman" w:hAnsi="Times New Roman" w:cs="Times New Roman"/>
          <w:sz w:val="24"/>
          <w:szCs w:val="24"/>
          <w:lang w:eastAsia="en-IN"/>
        </w:rPr>
      </w:pPr>
    </w:p>
    <w:p w:rsid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This preprocessing pipeline produced clean, standardized input data and enabled a consistent comparison of the six deep learning architectures for IoT botnet attack detection.</w:t>
      </w:r>
    </w:p>
    <w:p w:rsidR="00FE3F3B" w:rsidRPr="00E66A31" w:rsidRDefault="00FE3F3B" w:rsidP="006B4AD0">
      <w:pPr>
        <w:pStyle w:val="ListParagraph"/>
        <w:spacing w:before="240" w:after="0"/>
        <w:ind w:left="1866" w:firstLine="294"/>
        <w:rPr>
          <w:rFonts w:ascii="Times New Roman" w:hAnsi="Times New Roman" w:cs="Times New Roman"/>
          <w:sz w:val="24"/>
          <w:szCs w:val="24"/>
        </w:rPr>
      </w:pPr>
      <w:r>
        <w:rPr>
          <w:position w:val="-28"/>
        </w:rPr>
        <w:object w:dxaOrig="5440" w:dyaOrig="660" w14:anchorId="41B68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9pt;height:31.15pt" o:ole="">
            <v:imagedata r:id="rId10" o:title=""/>
          </v:shape>
          <o:OLEObject Type="Embed" ProgID="Equation.DSMT4" ShapeID="_x0000_i1025" DrawAspect="Content" ObjectID="_1852440468" r:id="rId11"/>
        </w:object>
      </w:r>
      <w:r>
        <w:tab/>
      </w:r>
      <w:r>
        <w:rPr>
          <w:rFonts w:ascii="Times New Roman" w:hAnsi="Times New Roman" w:cs="Times New Roman"/>
          <w:sz w:val="24"/>
          <w:szCs w:val="24"/>
        </w:rPr>
        <w:t xml:space="preserve"> (1)</w:t>
      </w:r>
    </w:p>
    <w:p w:rsidR="006B4AD0" w:rsidRPr="006B4AD0" w:rsidRDefault="00C4061D" w:rsidP="006B4AD0">
      <w:pPr>
        <w:pStyle w:val="NormalWeb"/>
        <w:jc w:val="both"/>
      </w:pPr>
      <w:r>
        <w:rPr>
          <w:color w:val="C00000"/>
        </w:rPr>
        <w:t>The preprocessing pipeline consisted of a sequence of data preparation steps. First, a class-balanced sample was drawn from the raw CSE-CIC-IDS2018 files, and identifier and non-numeric columns were removed. Next, infinite values were converted to missing values and imputed with feature means, and the class labels were label-encoded. No feature selection was applied; all 76 numerical flow features were retained.</w:t>
      </w:r>
    </w:p>
    <w:p w:rsidR="00A37C34" w:rsidRPr="00E66A31" w:rsidRDefault="00A37C34" w:rsidP="00A37C34">
      <w:pPr>
        <w:pStyle w:val="NormalWeb"/>
        <w:jc w:val="center"/>
      </w:pPr>
      <w:r>
        <w:rPr>
          <w:noProof/>
        </w:rPr>
        <w:drawing>
          <wp:inline distT="0" distB="0" distL="0" distR="0" wp14:anchorId="49CAD65E" wp14:editId="6E01DDDD">
            <wp:extent cx="4076700" cy="2559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 visual selection (12).png"/>
                    <pic:cNvPicPr/>
                  </pic:nvPicPr>
                  <pic:blipFill rotWithShape="1">
                    <a:blip r:embed="rId12"/>
                    <a:srcRect b="5685"/>
                    <a:stretch/>
                  </pic:blipFill>
                  <pic:spPr bwMode="auto">
                    <a:xfrm>
                      <a:off x="0" y="0"/>
                      <a:ext cx="4092694" cy="2569164"/>
                    </a:xfrm>
                    <a:prstGeom prst="rect">
                      <a:avLst/>
                    </a:prstGeom>
                    <a:ln>
                      <a:noFill/>
                    </a:ln>
                    <a:extLst>
                      <a:ext uri="{53640926-AAD7-44D8-BBD7-CCE9431645EC}">
                        <a14:shadowObscured xmlns:a14="http://schemas.microsoft.com/office/drawing/2010/main"/>
                      </a:ext>
                    </a:extLst>
                  </pic:spPr>
                </pic:pic>
              </a:graphicData>
            </a:graphic>
          </wp:inline>
        </w:drawing>
      </w:r>
    </w:p>
    <w:p w:rsidR="00A37C34" w:rsidRPr="00E66A31" w:rsidRDefault="00A37C34" w:rsidP="00A37C34">
      <w:pPr>
        <w:pStyle w:val="NormalWeb"/>
        <w:jc w:val="center"/>
      </w:pPr>
      <w:r>
        <w:rPr>
          <w:b/>
        </w:rPr>
        <w:t xml:space="preserve">Figure 4. </w:t>
      </w:r>
      <w:r>
        <w:t>Data preprocessing pipeline for deep learning-based intrusion detection.</w:t>
      </w:r>
    </w:p>
    <w:p w:rsidR="006B4AD0" w:rsidRPr="006B4AD0" w:rsidRDefault="006B4AD0" w:rsidP="006B4AD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70C0"/>
          <w:sz w:val="24"/>
          <w:szCs w:val="24"/>
          <w:lang w:eastAsia="en-IN"/>
        </w:rPr>
        <w:t>The sample was then divided into 80% training and 20% test partitions using stratified sampling. Z-score standardization was fitted on the training partition only and applied unchanged to the test partition. During training, a class-weighted loss compensated for the small Web class (Section 2.1). Finally, the processed training data were used to train the deep learning models, and the test partition was used for evaluation. This preprocessing workflow is summarized in Figure 4.</w:t>
      </w:r>
    </w:p>
    <w:p w:rsidR="006B4AD0" w:rsidRDefault="006B4AD0" w:rsidP="00532348">
      <w:pPr>
        <w:spacing w:after="0"/>
        <w:jc w:val="both"/>
        <w:rPr>
          <w:rFonts w:ascii="Times New Roman" w:eastAsia="Times New Roman" w:hAnsi="Times New Roman" w:cs="Times New Roman"/>
          <w:b/>
          <w:bCs/>
          <w:sz w:val="24"/>
          <w:szCs w:val="24"/>
          <w:lang w:eastAsia="en-IN"/>
        </w:rPr>
      </w:pPr>
    </w:p>
    <w:p w:rsidR="006B4AD0" w:rsidRDefault="006A2C19" w:rsidP="006B4AD0">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2.3 Performance Evaluation</w:t>
      </w:r>
    </w:p>
    <w:p w:rsidR="00000B56" w:rsidRPr="00000B56" w:rsidRDefault="00000B56" w:rsidP="00000B56">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evaluate the effectiveness of each model in identifying botnet attacks, a series of evaluation metrics was used. </w:t>
      </w:r>
      <w:del w:id="90268" w:author="Grammar Check" w:date="2026-10-02T00:00:00Z">
        <w:r>
          <w:rPr>
            <w:rFonts w:ascii="Times New Roman" w:eastAsia="Times New Roman" w:hAnsi="Times New Roman" w:cs="Times New Roman"/>
            <w:sz w:val="24"/>
            <w:szCs w:val="24"/>
            <w:lang w:eastAsia="en-IN"/>
          </w:rPr>
          <w:delText xml:space="preserve">All of these</w:delText>
        </w:r>
      </w:del>
      <w:ins w:id="90269" w:author="Grammar Check" w:date="2026-10-02T00:00:00Z">
        <w:r>
          <w:rPr>
            <w:rFonts w:ascii="Times New Roman" w:eastAsia="Times New Roman" w:hAnsi="Times New Roman" w:cs="Times New Roman"/>
            <w:sz w:val="24"/>
            <w:szCs w:val="24"/>
            <w:lang w:eastAsia="en-IN"/>
          </w:rPr>
          <w:t xml:space="preserve">These</w:t>
        </w:r>
      </w:ins>
      <w:r>
        <w:rPr>
          <w:rFonts w:ascii="Times New Roman" w:eastAsia="Times New Roman" w:hAnsi="Times New Roman" w:cs="Times New Roman"/>
          <w:sz w:val="24"/>
          <w:szCs w:val="24"/>
          <w:lang w:eastAsia="en-IN"/>
        </w:rPr>
        <w:t xml:space="preserve"> metrics evaluate </w:t>
      </w:r>
      <w:del w:id="90267" w:author="Grammar Check" w:date="2026-10-02T00:00:00Z">
        <w:r>
          <w:rPr>
            <w:rFonts w:ascii="Times New Roman" w:eastAsia="Times New Roman" w:hAnsi="Times New Roman" w:cs="Times New Roman"/>
            <w:sz w:val="24"/>
            <w:szCs w:val="24"/>
            <w:lang w:eastAsia="en-IN"/>
          </w:rPr>
          <w:delText xml:space="preserve">the </w:delText>
        </w:r>
      </w:del>
      <w:r>
        <w:rPr>
          <w:rFonts w:ascii="Times New Roman" w:eastAsia="Times New Roman" w:hAnsi="Times New Roman" w:cs="Times New Roman"/>
          <w:sz w:val="24"/>
          <w:szCs w:val="24"/>
          <w:lang w:eastAsia="en-IN"/>
        </w:rPr>
        <w:t xml:space="preserve">various </w:t>
      </w:r>
      <w:del w:id="90265" w:author="Grammar Check" w:date="2026-10-02T00:00:00Z">
        <w:r>
          <w:rPr>
            <w:rFonts w:ascii="Times New Roman" w:eastAsia="Times New Roman" w:hAnsi="Times New Roman" w:cs="Times New Roman"/>
            <w:sz w:val="24"/>
            <w:szCs w:val="24"/>
            <w:lang w:eastAsia="en-IN"/>
          </w:rPr>
          <w:delText xml:space="preserve">behavioural</w:delText>
        </w:r>
      </w:del>
      <w:ins w:id="90266" w:author="Grammar Check" w:date="2026-10-02T00:00:00Z">
        <w:r>
          <w:rPr>
            <w:rFonts w:ascii="Times New Roman" w:eastAsia="Times New Roman" w:hAnsi="Times New Roman" w:cs="Times New Roman"/>
            <w:sz w:val="24"/>
            <w:szCs w:val="24"/>
            <w:lang w:eastAsia="en-IN"/>
          </w:rPr>
          <w:t xml:space="preserve">behavioral</w:t>
        </w:r>
      </w:ins>
      <w:r>
        <w:rPr>
          <w:rFonts w:ascii="Times New Roman" w:eastAsia="Times New Roman" w:hAnsi="Times New Roman" w:cs="Times New Roman"/>
          <w:sz w:val="24"/>
          <w:szCs w:val="24"/>
          <w:lang w:eastAsia="en-IN"/>
        </w:rPr>
        <w:t xml:space="preserve"> characteristics of the models, </w:t>
      </w:r>
      <w:del w:id="90264" w:author="Grammar Check" w:date="2026-10-02T00:00:00Z">
        <w:r>
          <w:rPr>
            <w:rFonts w:ascii="Times New Roman" w:eastAsia="Times New Roman" w:hAnsi="Times New Roman" w:cs="Times New Roman"/>
            <w:sz w:val="24"/>
            <w:szCs w:val="24"/>
            <w:lang w:eastAsia="en-IN"/>
          </w:rPr>
          <w:delText xml:space="preserve">particularly when the dataset is imbalanced, </w:delText>
        </w:r>
      </w:del>
      <w:r>
        <w:rPr>
          <w:rFonts w:ascii="Times New Roman" w:eastAsia="Times New Roman" w:hAnsi="Times New Roman" w:cs="Times New Roman"/>
          <w:sz w:val="24"/>
          <w:szCs w:val="24"/>
          <w:lang w:eastAsia="en-IN"/>
        </w:rPr>
        <w:t xml:space="preserve">including prediction accuracy, </w:t>
      </w:r>
      <w:ins w:id="90263" w:author="Grammar Check" w:date="2026-10-02T00:00:00Z">
        <w:r>
          <w:rPr>
            <w:rFonts w:ascii="Times New Roman" w:eastAsia="Times New Roman" w:hAnsi="Times New Roman" w:cs="Times New Roman"/>
            <w:sz w:val="24"/>
            <w:szCs w:val="24"/>
            <w:lang w:eastAsia="en-IN"/>
          </w:rPr>
          <w:t xml:space="preserve">the </w:t>
        </w:r>
      </w:ins>
      <w:r>
        <w:rPr>
          <w:rFonts w:ascii="Times New Roman" w:eastAsia="Times New Roman" w:hAnsi="Times New Roman" w:cs="Times New Roman"/>
          <w:sz w:val="24"/>
          <w:szCs w:val="24"/>
          <w:lang w:eastAsia="en-IN"/>
        </w:rPr>
        <w:t xml:space="preserve">ability to detect </w:t>
      </w:r>
      <w:ins w:id="90262" w:author="Grammar Check" w:date="2026-10-02T00:00:00Z">
        <w:r>
          <w:rPr>
            <w:rFonts w:ascii="Times New Roman" w:eastAsia="Times New Roman" w:hAnsi="Times New Roman" w:cs="Times New Roman"/>
            <w:sz w:val="24"/>
            <w:szCs w:val="24"/>
            <w:lang w:eastAsia="en-IN"/>
          </w:rPr>
          <w:t xml:space="preserve">minority attack </w:t>
        </w:r>
      </w:ins>
      <w:r>
        <w:rPr>
          <w:rFonts w:ascii="Times New Roman" w:eastAsia="Times New Roman" w:hAnsi="Times New Roman" w:cs="Times New Roman"/>
          <w:sz w:val="24"/>
          <w:szCs w:val="24"/>
          <w:lang w:eastAsia="en-IN"/>
        </w:rPr>
        <w:t xml:space="preserve">classes</w:t>
      </w:r>
      <w:del w:id="90261" w:author="Grammar Check" w:date="2026-10-02T00:00:00Z">
        <w:r>
          <w:rPr>
            <w:rFonts w:ascii="Times New Roman" w:eastAsia="Times New Roman" w:hAnsi="Times New Roman" w:cs="Times New Roman"/>
            <w:sz w:val="24"/>
            <w:szCs w:val="24"/>
            <w:lang w:eastAsia="en-IN"/>
          </w:rPr>
          <w:delText xml:space="preserve"> of minor attacks</w:delText>
        </w:r>
      </w:del>
      <w:r>
        <w:rPr>
          <w:rFonts w:ascii="Times New Roman" w:eastAsia="Times New Roman" w:hAnsi="Times New Roman" w:cs="Times New Roman"/>
          <w:sz w:val="24"/>
          <w:szCs w:val="24"/>
          <w:lang w:eastAsia="en-IN"/>
        </w:rPr>
        <w:t xml:space="preserve">, resilience to class imbalance, and learning consistency. The most important performance indicators include accuracy, precision, recall, and F1-score, which </w:t>
      </w:r>
      <w:del w:id="90286" w:author="Grammar Check" w:date="2026-10-02T00:00:00Z">
        <w:r>
          <w:rPr>
            <w:rFonts w:ascii="Times New Roman" w:eastAsia="Times New Roman" w:hAnsi="Times New Roman" w:cs="Times New Roman"/>
            <w:sz w:val="24"/>
            <w:szCs w:val="24"/>
            <w:lang w:eastAsia="en-IN"/>
          </w:rPr>
          <w:delText xml:space="preserve">determine</w:delText>
        </w:r>
      </w:del>
      <w:ins w:id="90287" w:author="Grammar Check" w:date="2026-10-02T00:00:00Z">
        <w:r>
          <w:rPr>
            <w:rFonts w:ascii="Times New Roman" w:eastAsia="Times New Roman" w:hAnsi="Times New Roman" w:cs="Times New Roman"/>
            <w:sz w:val="24"/>
            <w:szCs w:val="24"/>
            <w:lang w:eastAsia="en-IN"/>
          </w:rPr>
          <w:t xml:space="preserve">quantify</w:t>
        </w:r>
      </w:ins>
      <w:r>
        <w:rPr>
          <w:rFonts w:ascii="Times New Roman" w:eastAsia="Times New Roman" w:hAnsi="Times New Roman" w:cs="Times New Roman"/>
          <w:sz w:val="24"/>
          <w:szCs w:val="24"/>
          <w:lang w:eastAsia="en-IN"/>
        </w:rPr>
        <w:t xml:space="preserve"> the </w:t>
      </w:r>
      <w:del w:id="90284" w:author="Grammar Check" w:date="2026-10-02T00:00:00Z">
        <w:r>
          <w:rPr>
            <w:rFonts w:ascii="Times New Roman" w:eastAsia="Times New Roman" w:hAnsi="Times New Roman" w:cs="Times New Roman"/>
            <w:sz w:val="24"/>
            <w:szCs w:val="24"/>
            <w:lang w:eastAsia="en-IN"/>
          </w:rPr>
          <w:delText xml:space="preserve">classification capabilities</w:delText>
        </w:r>
      </w:del>
      <w:ins w:id="90285" w:author="Grammar Check" w:date="2026-10-02T00:00:00Z">
        <w:r>
          <w:rPr>
            <w:rFonts w:ascii="Times New Roman" w:eastAsia="Times New Roman" w:hAnsi="Times New Roman" w:cs="Times New Roman"/>
            <w:sz w:val="24"/>
            <w:szCs w:val="24"/>
            <w:lang w:eastAsia="en-IN"/>
          </w:rPr>
          <w:t xml:space="preserve">ability</w:t>
        </w:r>
      </w:ins>
      <w:r>
        <w:rPr>
          <w:rFonts w:ascii="Times New Roman" w:eastAsia="Times New Roman" w:hAnsi="Times New Roman" w:cs="Times New Roman"/>
          <w:sz w:val="24"/>
          <w:szCs w:val="24"/>
          <w:lang w:eastAsia="en-IN"/>
        </w:rPr>
        <w:t xml:space="preserve"> of each model </w:t>
      </w:r>
      <w:del w:id="90282" w:author="Grammar Check" w:date="2026-10-02T00:00:00Z">
        <w:r>
          <w:rPr>
            <w:rFonts w:ascii="Times New Roman" w:eastAsia="Times New Roman" w:hAnsi="Times New Roman" w:cs="Times New Roman"/>
            <w:sz w:val="24"/>
            <w:szCs w:val="24"/>
            <w:lang w:eastAsia="en-IN"/>
          </w:rPr>
          <w:delText xml:space="preserve">for</w:delText>
        </w:r>
      </w:del>
      <w:ins w:id="90283" w:author="Grammar Check" w:date="2026-10-02T00:00:00Z">
        <w:r>
          <w:rPr>
            <w:rFonts w:ascii="Times New Roman" w:eastAsia="Times New Roman" w:hAnsi="Times New Roman" w:cs="Times New Roman"/>
            <w:sz w:val="24"/>
            <w:szCs w:val="24"/>
            <w:lang w:eastAsia="en-IN"/>
          </w:rPr>
          <w:t xml:space="preserve">to</w:t>
        </w:r>
      </w:ins>
      <w:r>
        <w:rPr>
          <w:rFonts w:ascii="Times New Roman" w:eastAsia="Times New Roman" w:hAnsi="Times New Roman" w:cs="Times New Roman"/>
          <w:sz w:val="24"/>
          <w:szCs w:val="24"/>
          <w:lang w:eastAsia="en-IN"/>
        </w:rPr>
        <w:t xml:space="preserve"> </w:t>
      </w:r>
      <w:del w:id="90280" w:author="Grammar Check" w:date="2026-10-02T00:00:00Z">
        <w:r>
          <w:rPr>
            <w:rFonts w:ascii="Times New Roman" w:eastAsia="Times New Roman" w:hAnsi="Times New Roman" w:cs="Times New Roman"/>
            <w:sz w:val="24"/>
            <w:szCs w:val="24"/>
            <w:lang w:eastAsia="en-IN"/>
          </w:rPr>
          <w:delText xml:space="preserve">classifying</w:delText>
        </w:r>
      </w:del>
      <w:ins w:id="90281" w:author="Grammar Check" w:date="2026-10-02T00:00:00Z">
        <w:r>
          <w:rPr>
            <w:rFonts w:ascii="Times New Roman" w:eastAsia="Times New Roman" w:hAnsi="Times New Roman" w:cs="Times New Roman"/>
            <w:sz w:val="24"/>
            <w:szCs w:val="24"/>
            <w:lang w:eastAsia="en-IN"/>
          </w:rPr>
          <w:t xml:space="preserve">classify</w:t>
        </w:r>
      </w:ins>
      <w:r>
        <w:rPr>
          <w:rFonts w:ascii="Times New Roman" w:eastAsia="Times New Roman" w:hAnsi="Times New Roman" w:cs="Times New Roman"/>
          <w:sz w:val="24"/>
          <w:szCs w:val="24"/>
          <w:lang w:eastAsia="en-IN"/>
        </w:rPr>
        <w:t xml:space="preserve"> benign and malicious traffic. In addition, the AUC and AP help </w:t>
      </w:r>
      <w:del w:id="90278" w:author="Grammar Check" w:date="2026-10-02T00:00:00Z">
        <w:r>
          <w:rPr>
            <w:rFonts w:ascii="Times New Roman" w:eastAsia="Times New Roman" w:hAnsi="Times New Roman" w:cs="Times New Roman"/>
            <w:sz w:val="24"/>
            <w:szCs w:val="24"/>
            <w:lang w:eastAsia="en-IN"/>
          </w:rPr>
          <w:delText xml:space="preserve">to understand</w:delText>
        </w:r>
      </w:del>
      <w:ins w:id="90279" w:author="Grammar Check" w:date="2026-10-02T00:00:00Z">
        <w:r>
          <w:rPr>
            <w:rFonts w:ascii="Times New Roman" w:eastAsia="Times New Roman" w:hAnsi="Times New Roman" w:cs="Times New Roman"/>
            <w:sz w:val="24"/>
            <w:szCs w:val="24"/>
            <w:lang w:eastAsia="en-IN"/>
          </w:rPr>
          <w:t xml:space="preserve">characterize</w:t>
        </w:r>
      </w:ins>
      <w:r>
        <w:rPr>
          <w:rFonts w:ascii="Times New Roman" w:eastAsia="Times New Roman" w:hAnsi="Times New Roman" w:cs="Times New Roman"/>
          <w:sz w:val="24"/>
          <w:szCs w:val="24"/>
          <w:lang w:eastAsia="en-IN"/>
        </w:rPr>
        <w:t xml:space="preserve"> the discriminative </w:t>
      </w:r>
      <w:del w:id="90276" w:author="Grammar Check" w:date="2026-10-02T00:00:00Z">
        <w:r>
          <w:rPr>
            <w:rFonts w:ascii="Times New Roman" w:eastAsia="Times New Roman" w:hAnsi="Times New Roman" w:cs="Times New Roman"/>
            <w:sz w:val="24"/>
            <w:szCs w:val="24"/>
            <w:lang w:eastAsia="en-IN"/>
          </w:rPr>
          <w:delText xml:space="preserve">characteristics</w:delText>
        </w:r>
      </w:del>
      <w:ins w:id="90277" w:author="Grammar Check" w:date="2026-10-02T00:00:00Z">
        <w:r>
          <w:rPr>
            <w:rFonts w:ascii="Times New Roman" w:eastAsia="Times New Roman" w:hAnsi="Times New Roman" w:cs="Times New Roman"/>
            <w:sz w:val="24"/>
            <w:szCs w:val="24"/>
            <w:lang w:eastAsia="en-IN"/>
          </w:rPr>
          <w:t xml:space="preserve">ability</w:t>
        </w:r>
      </w:ins>
      <w:r>
        <w:rPr>
          <w:rFonts w:ascii="Times New Roman" w:eastAsia="Times New Roman" w:hAnsi="Times New Roman" w:cs="Times New Roman"/>
          <w:sz w:val="24"/>
          <w:szCs w:val="24"/>
          <w:lang w:eastAsia="en-IN"/>
        </w:rPr>
        <w:t xml:space="preserve"> of the models, particularly when the dataset is imbalanced</w:t>
      </w:r>
      <w:del w:id="90275" w:author="Grammar Check" w:date="2026-10-02T00:00:00Z">
        <w:r>
          <w:rPr>
            <w:rFonts w:ascii="Times New Roman" w:eastAsia="Times New Roman" w:hAnsi="Times New Roman" w:cs="Times New Roman"/>
            <w:sz w:val="24"/>
            <w:szCs w:val="24"/>
            <w:lang w:eastAsia="en-IN"/>
          </w:rPr>
          <w:delText xml:space="preserve">,</w:delText>
        </w:r>
      </w:del>
      <w:r>
        <w:rPr>
          <w:rFonts w:ascii="Times New Roman" w:eastAsia="Times New Roman" w:hAnsi="Times New Roman" w:cs="Times New Roman"/>
          <w:sz w:val="24"/>
          <w:szCs w:val="24"/>
          <w:lang w:eastAsia="en-IN"/>
        </w:rPr>
        <w:t xml:space="preserve"> and conventional metrics can be misleading. To assess both</w:t>
      </w:r>
      <w:del w:id="90274" w:author="Grammar Check" w:date="2026-10-02T00:00:00Z">
        <w:r>
          <w:rPr>
            <w:rFonts w:ascii="Times New Roman" w:eastAsia="Times New Roman" w:hAnsi="Times New Roman" w:cs="Times New Roman"/>
            <w:sz w:val="24"/>
            <w:szCs w:val="24"/>
            <w:lang w:eastAsia="en-IN"/>
          </w:rPr>
          <w:delText xml:space="preserve"> the measure of</w:delText>
        </w:r>
      </w:del>
      <w:r>
        <w:rPr>
          <w:rFonts w:ascii="Times New Roman" w:eastAsia="Times New Roman" w:hAnsi="Times New Roman" w:cs="Times New Roman"/>
          <w:sz w:val="24"/>
          <w:szCs w:val="24"/>
          <w:lang w:eastAsia="en-IN"/>
        </w:rPr>
        <w:t xml:space="preserve"> agreement beyond chance and the reliability of performance when classes </w:t>
      </w:r>
      <w:del w:id="90272" w:author="Grammar Check" w:date="2026-10-02T00:00:00Z">
        <w:r>
          <w:rPr>
            <w:rFonts w:ascii="Times New Roman" w:eastAsia="Times New Roman" w:hAnsi="Times New Roman" w:cs="Times New Roman"/>
            <w:sz w:val="24"/>
            <w:szCs w:val="24"/>
            <w:lang w:eastAsia="en-IN"/>
          </w:rPr>
          <w:delText xml:space="preserve">were</w:delText>
        </w:r>
      </w:del>
      <w:ins w:id="90273" w:author="Grammar Check" w:date="2026-10-02T00:00:00Z">
        <w:r>
          <w:rPr>
            <w:rFonts w:ascii="Times New Roman" w:eastAsia="Times New Roman" w:hAnsi="Times New Roman" w:cs="Times New Roman"/>
            <w:sz w:val="24"/>
            <w:szCs w:val="24"/>
            <w:lang w:eastAsia="en-IN"/>
          </w:rPr>
          <w:t xml:space="preserve">are</w:t>
        </w:r>
      </w:ins>
      <w:r>
        <w:rPr>
          <w:rFonts w:ascii="Times New Roman" w:eastAsia="Times New Roman" w:hAnsi="Times New Roman" w:cs="Times New Roman"/>
          <w:sz w:val="24"/>
          <w:szCs w:val="24"/>
          <w:lang w:eastAsia="en-IN"/>
        </w:rPr>
        <w:t xml:space="preserve"> not </w:t>
      </w:r>
      <w:ins w:id="90271" w:author="Grammar Check" w:date="2026-10-02T00:00:00Z">
        <w:r>
          <w:rPr>
            <w:rFonts w:ascii="Times New Roman" w:eastAsia="Times New Roman" w:hAnsi="Times New Roman" w:cs="Times New Roman"/>
            <w:sz w:val="24"/>
            <w:szCs w:val="24"/>
            <w:lang w:eastAsia="en-IN"/>
          </w:rPr>
          <w:t xml:space="preserve">equally </w:t>
        </w:r>
      </w:ins>
      <w:r>
        <w:rPr>
          <w:rFonts w:ascii="Times New Roman" w:eastAsia="Times New Roman" w:hAnsi="Times New Roman" w:cs="Times New Roman"/>
          <w:sz w:val="24"/>
          <w:szCs w:val="24"/>
          <w:lang w:eastAsia="en-IN"/>
        </w:rPr>
        <w:t xml:space="preserve">distributed</w:t>
      </w:r>
      <w:del w:id="90270" w:author="Grammar Check" w:date="2026-10-02T00:00:00Z">
        <w:r>
          <w:rPr>
            <w:rFonts w:ascii="Times New Roman" w:eastAsia="Times New Roman" w:hAnsi="Times New Roman" w:cs="Times New Roman"/>
            <w:sz w:val="24"/>
            <w:szCs w:val="24"/>
            <w:lang w:eastAsia="en-IN"/>
          </w:rPr>
          <w:delText xml:space="preserve"> equally</w:delText>
        </w:r>
      </w:del>
      <w:r>
        <w:rPr>
          <w:rFonts w:ascii="Times New Roman" w:eastAsia="Times New Roman" w:hAnsi="Times New Roman" w:cs="Times New Roman"/>
          <w:sz w:val="24"/>
          <w:szCs w:val="24"/>
          <w:lang w:eastAsia="en-IN"/>
        </w:rPr>
        <w:t xml:space="preserve">, Kappa and MCC were added. The formulas for the various evaluation criteria are as follows:</w:t>
      </w:r>
    </w:p>
    <w:p w:rsidR="00000B56" w:rsidRPr="00000B56" w:rsidRDefault="00000B56" w:rsidP="00000B56">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Accuracy measures the proportion of total correct predictions (TP + TN) out of all predictions, as shown in Equation (2). It </w:t>
      </w:r>
      <w:del w:id="90288" w:author="Grammar Check" w:date="2026-10-02T00:00:00Z">
        <w:r>
          <w:rPr>
            <w:rFonts w:ascii="Times New Roman" w:eastAsia="Times New Roman" w:hAnsi="Times New Roman" w:cs="Times New Roman"/>
            <w:sz w:val="24"/>
            <w:szCs w:val="24"/>
            <w:lang w:eastAsia="en-IN"/>
          </w:rPr>
          <w:delText xml:space="preserve">provides</w:delText>
        </w:r>
      </w:del>
      <w:ins w:id="90289" w:author="Grammar Check" w:date="2026-10-02T00:00:00Z">
        <w:r>
          <w:rPr>
            <w:rFonts w:ascii="Times New Roman" w:eastAsia="Times New Roman" w:hAnsi="Times New Roman" w:cs="Times New Roman"/>
            <w:sz w:val="24"/>
            <w:szCs w:val="24"/>
            <w:lang w:eastAsia="en-IN"/>
          </w:rPr>
          <w:t xml:space="preserve">reflects</w:t>
        </w:r>
      </w:ins>
      <w:r>
        <w:rPr>
          <w:rFonts w:ascii="Times New Roman" w:eastAsia="Times New Roman" w:hAnsi="Times New Roman" w:cs="Times New Roman"/>
          <w:sz w:val="24"/>
          <w:szCs w:val="24"/>
          <w:lang w:eastAsia="en-IN"/>
        </w:rPr>
        <w:t xml:space="preserve"> the overall effectiveness of the classifier but may be misleading on imbalanced datasets.</w:t>
      </w:r>
    </w:p>
    <w:p w:rsidR="00FE3F3B" w:rsidRPr="00E66A31" w:rsidRDefault="00FE3F3B" w:rsidP="00FE3F3B">
      <w:pPr>
        <w:pStyle w:val="NormalWeb"/>
        <w:spacing w:before="240" w:beforeAutospacing="0" w:after="0" w:afterAutospacing="0"/>
        <w:ind w:left="2160" w:firstLine="720"/>
        <w:jc w:val="center"/>
      </w:pPr>
      <w:r>
        <w:rPr>
          <w:bCs/>
        </w:rPr>
        <w:t>Accuracy</w:t>
      </w:r>
      <w:r>
        <w:t xml:space="preserve"> </w:t>
      </w:r>
      <w:r>
        <w:rPr>
          <w:position w:val="-24"/>
        </w:rPr>
        <w:object w:dxaOrig="2180" w:dyaOrig="620" w14:anchorId="0566C5CC">
          <v:shape id="_x0000_i1026" type="#_x0000_t75" style="width:109.6pt;height:31.15pt" o:ole="">
            <v:imagedata r:id="rId13" o:title=""/>
          </v:shape>
          <o:OLEObject Type="Embed" ProgID="Equation.DSMT4" ShapeID="_x0000_i1026" DrawAspect="Content" ObjectID="_1852440469" r:id="rId14"/>
        </w:object>
      </w:r>
      <w:r>
        <w:tab/>
        <w:tab/>
        <w:tab/>
        <w:tab/>
      </w:r>
      <w:r>
        <w:t>(2)</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Precision: Indicates the </w:t>
      </w:r>
      <w:del w:id="90292" w:author="Grammar Check" w:date="2026-10-02T00:00:00Z">
        <w:r>
          <w:delText xml:space="preserve">number</w:delText>
        </w:r>
      </w:del>
      <w:ins w:id="90293" w:author="Grammar Check" w:date="2026-10-02T00:00:00Z">
        <w:r>
          <w:t xml:space="preserve">proportion</w:t>
        </w:r>
      </w:ins>
      <w:r>
        <w:t xml:space="preserve"> of</w:t>
      </w:r>
      <w:del w:id="90291" w:author="Grammar Check" w:date="2026-10-02T00:00:00Z">
        <w:r>
          <w:delText xml:space="preserve"> the</w:delText>
        </w:r>
      </w:del>
      <w:r>
        <w:t xml:space="preserve"> predicted positive cases that are truly positive (TP / (TP + FP))</w:t>
      </w:r>
      <w:ins w:id="90290" w:author="Grammar Check" w:date="2026-10-02T00:00:00Z">
        <w:r>
          <w:t xml:space="preserve">,</w:t>
        </w:r>
      </w:ins>
      <w:r>
        <w:t xml:space="preserve"> as shown in Equation (3). This is crucial when the cost of false positives is high.</w:t>
      </w:r>
    </w:p>
    <w:p w:rsidR="00FE3F3B" w:rsidRPr="00E66A31" w:rsidRDefault="00FE3F3B" w:rsidP="00FE3F3B">
      <w:pPr>
        <w:pStyle w:val="NormalWeb"/>
        <w:spacing w:before="240" w:beforeAutospacing="0" w:after="0" w:afterAutospacing="0"/>
        <w:ind w:left="2160" w:firstLine="720"/>
        <w:jc w:val="center"/>
      </w:pPr>
      <w:r>
        <w:rPr>
          <w:rStyle w:val="Strong"/>
          <w:rFonts w:eastAsiaTheme="majorEastAsia"/>
          <w:b w:val="0"/>
        </w:rPr>
        <w:t>Precision</w:t>
      </w:r>
      <w:r>
        <w:t xml:space="preserve"> </w:t>
      </w:r>
      <w:r>
        <w:rPr>
          <w:position w:val="-20"/>
        </w:rPr>
        <w:object w:dxaOrig="940" w:dyaOrig="540" w14:anchorId="7212A48C">
          <v:shape id="_x0000_i1027" type="#_x0000_t75" style="width:48.35pt;height:26.85pt" o:ole="">
            <v:imagedata r:id="rId15" o:title=""/>
          </v:shape>
          <o:OLEObject Type="Embed" ProgID="Equation.DSMT4" ShapeID="_x0000_i1027" DrawAspect="Content" ObjectID="_1852440470" r:id="rId16"/>
        </w:object>
      </w:r>
      <w:r>
        <w:tab/>
        <w:tab/>
        <w:tab/>
        <w:tab/>
        <w:tab/>
        <w:tab/>
      </w:r>
      <w:r>
        <w:t>(3)</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Recall: Measures the </w:t>
      </w:r>
      <w:del w:id="90296" w:author="Grammar Check" w:date="2026-10-02T00:00:00Z">
        <w:r>
          <w:delText xml:space="preserve">number</w:delText>
        </w:r>
      </w:del>
      <w:ins w:id="90297" w:author="Grammar Check" w:date="2026-10-02T00:00:00Z">
        <w:r>
          <w:t xml:space="preserve">proportion</w:t>
        </w:r>
      </w:ins>
      <w:r>
        <w:t xml:space="preserve"> of actual positive cases correctly identified (TP / (TP + FN))</w:t>
      </w:r>
      <w:ins w:id="90295" w:author="Grammar Check" w:date="2026-10-02T00:00:00Z">
        <w:r>
          <w:t xml:space="preserve">,</w:t>
        </w:r>
      </w:ins>
      <w:r>
        <w:t xml:space="preserve"> as shown in Equation (4).</w:t>
      </w:r>
      <w:ins w:id="90294" w:author="Grammar Check" w:date="2026-10-02T00:00:00Z">
        <w:r>
          <w:t xml:space="preserve"> </w:t>
        </w:r>
      </w:ins>
      <w:r>
        <w:t xml:space="preserve">It is important when missing positive cases (false negatives) is costly.</w:t>
      </w:r>
    </w:p>
    <w:p w:rsidR="00FE3F3B" w:rsidRPr="00E66A31" w:rsidRDefault="00FE3F3B" w:rsidP="00FE3F3B">
      <w:pPr>
        <w:pStyle w:val="NormalWeb"/>
        <w:spacing w:before="240" w:beforeAutospacing="0" w:after="0" w:afterAutospacing="0"/>
        <w:ind w:left="2160" w:firstLine="720"/>
        <w:jc w:val="center"/>
      </w:pPr>
      <w:r>
        <w:rPr>
          <w:rStyle w:val="Strong"/>
          <w:rFonts w:eastAsiaTheme="majorEastAsia"/>
          <w:b w:val="0"/>
        </w:rPr>
        <w:t>Recall</w:t>
      </w:r>
      <w:r>
        <w:t xml:space="preserve"> </w:t>
      </w:r>
      <w:r>
        <w:rPr>
          <w:position w:val="-22"/>
        </w:rPr>
        <w:object w:dxaOrig="960" w:dyaOrig="560" w14:anchorId="3DFFF1BB">
          <v:shape id="_x0000_i1028" type="#_x0000_t75" style="width:48.35pt;height:30.1pt" o:ole="">
            <v:imagedata r:id="rId17" o:title=""/>
          </v:shape>
          <o:OLEObject Type="Embed" ProgID="Equation.DSMT4" ShapeID="_x0000_i1028" DrawAspect="Content" ObjectID="_1852440471" r:id="rId18"/>
        </w:object>
      </w:r>
      <w:r>
        <w:tab/>
        <w:tab/>
        <w:tab/>
        <w:tab/>
        <w:tab/>
        <w:tab/>
      </w:r>
      <w:r>
        <w:t>(4)</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F1-Score: The harmonic </w:t>
      </w:r>
      <w:del w:id="90300" w:author="Grammar Check" w:date="2026-10-02T00:00:00Z">
        <w:r>
          <w:delText xml:space="preserve">means</w:delText>
        </w:r>
      </w:del>
      <w:ins w:id="90301" w:author="Grammar Check" w:date="2026-10-02T00:00:00Z">
        <w:r>
          <w:t xml:space="preserve">mean</w:t>
        </w:r>
      </w:ins>
      <w:r>
        <w:t xml:space="preserve"> of precision and recall</w:t>
      </w:r>
      <w:ins w:id="90299" w:author="Grammar Check" w:date="2026-10-02T00:00:00Z">
        <w:r>
          <w:t xml:space="preserve">, which</w:t>
        </w:r>
      </w:ins>
      <w:r>
        <w:t xml:space="preserve"> balances the trade-off between them</w:t>
      </w:r>
      <w:ins w:id="90298" w:author="Grammar Check" w:date="2026-10-02T00:00:00Z">
        <w:r>
          <w:t xml:space="preserve">,</w:t>
        </w:r>
      </w:ins>
      <w:r>
        <w:t xml:space="preserve"> as shown in Equation (5). It is useful when both false positives and false negatives matter.</w:t>
      </w:r>
    </w:p>
    <w:p w:rsidR="00FE3F3B" w:rsidRPr="00E66A31" w:rsidRDefault="00FE3F3B" w:rsidP="00FE3F3B">
      <w:pPr>
        <w:pStyle w:val="NormalWeb"/>
        <w:spacing w:before="240" w:beforeAutospacing="0" w:after="0" w:afterAutospacing="0"/>
        <w:ind w:left="2160" w:firstLine="720"/>
        <w:jc w:val="center"/>
      </w:pPr>
      <w:r>
        <w:rPr>
          <w:rStyle w:val="Strong"/>
          <w:rFonts w:eastAsiaTheme="majorEastAsia"/>
          <w:b w:val="0"/>
        </w:rPr>
        <w:t>F1-Score</w:t>
      </w:r>
      <w:r>
        <w:t xml:space="preserve"> </w:t>
      </w:r>
      <w:r>
        <w:rPr>
          <w:position w:val="-24"/>
        </w:rPr>
        <w:object w:dxaOrig="2340" w:dyaOrig="620" w14:anchorId="3075013E">
          <v:shape id="_x0000_i1029" type="#_x0000_t75" style="width:117.15pt;height:31.15pt" o:ole="">
            <v:imagedata r:id="rId19" o:title=""/>
          </v:shape>
          <o:OLEObject Type="Embed" ProgID="Equation.DSMT4" ShapeID="_x0000_i1029" DrawAspect="Content" ObjectID="_1852440472" r:id="rId20"/>
        </w:object>
      </w:r>
      <w:r>
        <w:tab/>
        <w:tab/>
        <w:tab/>
        <w:tab/>
      </w:r>
      <w:r>
        <w:t>(5)</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Kappa (κ): Assesses classifier performance while accounting for the likelihood of random chance agreement. A higher κ indicates</w:t>
      </w:r>
      <w:del w:id="90303" w:author="Grammar Check" w:date="2026-10-02T00:00:00Z">
        <w:r>
          <w:delText xml:space="preserve"> a</w:delText>
        </w:r>
      </w:del>
      <w:r>
        <w:t xml:space="preserve"> stronger agreement between the predicted and true labels</w:t>
      </w:r>
      <w:ins w:id="90302" w:author="Grammar Check" w:date="2026-10-02T00:00:00Z">
        <w:r>
          <w:t xml:space="preserve">,</w:t>
        </w:r>
      </w:ins>
      <w:r>
        <w:t xml:space="preserve"> as shown in Equation (6).</w:t>
      </w:r>
    </w:p>
    <w:p w:rsidR="00686F27" w:rsidRPr="00E66A31" w:rsidRDefault="00686F27" w:rsidP="00686F27">
      <w:pPr>
        <w:pStyle w:val="NormalWeb"/>
        <w:spacing w:before="240" w:beforeAutospacing="0" w:after="0" w:afterAutospacing="0"/>
        <w:ind w:left="2880" w:firstLine="720"/>
      </w:pPr>
      <w:r>
        <w:rPr>
          <w:position w:val="-26"/>
        </w:rPr>
        <w:object w:dxaOrig="980" w:dyaOrig="600" w14:anchorId="54F39D1B">
          <v:shape id="_x0000_i1030" type="#_x0000_t75" style="width:48.35pt;height:30.1pt" o:ole="">
            <v:imagedata r:id="rId21" o:title=""/>
          </v:shape>
          <o:OLEObject Type="Embed" ProgID="Equation.DSMT4" ShapeID="_x0000_i1030" DrawAspect="Content" ObjectID="_1852440473" r:id="rId22"/>
        </w:object>
      </w:r>
      <w:r>
        <w:tab/>
        <w:tab/>
        <w:tab/>
        <w:tab/>
        <w:tab/>
        <w:tab/>
      </w:r>
      <w:r>
        <w:t>(6)</w:t>
      </w:r>
    </w:p>
    <w:p w:rsidR="00FE3F3B" w:rsidRPr="00E66A31" w:rsidRDefault="00FE3F3B" w:rsidP="00FE3F3B">
      <w:pPr>
        <w:pStyle w:val="NormalWeb"/>
        <w:spacing w:before="0" w:beforeAutospacing="0" w:after="0" w:afterAutospacing="0"/>
        <w:jc w:val="both"/>
      </w:pPr>
      <w:r>
        <w:t xml:space="preserve">Matthews Correlation Coefficient (MCC): Provides a balanced evaluation using TP, TN, FP, and FN</w:t>
      </w:r>
      <w:ins w:id="90309" w:author="Grammar Check" w:date="2026-10-02T00:00:00Z">
        <w:r>
          <w:t xml:space="preserve">,</w:t>
        </w:r>
      </w:ins>
      <w:r>
        <w:t xml:space="preserve"> even for imbalanced datasets</w:t>
      </w:r>
      <w:ins w:id="90308" w:author="Grammar Check" w:date="2026-10-02T00:00:00Z">
        <w:r>
          <w:t xml:space="preserve">,</w:t>
        </w:r>
      </w:ins>
      <w:r>
        <w:t xml:space="preserve"> as shown in Equation (7). A value close to 1 indicates high-quality predictions, </w:t>
      </w:r>
      <w:del w:id="90306" w:author="Grammar Check" w:date="2026-10-02T00:00:00Z">
        <w:r>
          <w:delText xml:space="preserve">where</w:delText>
        </w:r>
      </w:del>
      <w:ins w:id="90307" w:author="Grammar Check" w:date="2026-10-02T00:00:00Z">
        <w:r>
          <w:t xml:space="preserve">whereas</w:t>
        </w:r>
      </w:ins>
      <w:r>
        <w:t xml:space="preserve"> a value of 0 indicates </w:t>
      </w:r>
      <w:del w:id="90304" w:author="Grammar Check" w:date="2026-10-02T00:00:00Z">
        <w:r>
          <w:delText xml:space="preserve">randomness</w:delText>
        </w:r>
      </w:del>
      <w:ins w:id="90305" w:author="Grammar Check" w:date="2026-10-02T00:00:00Z">
        <w:r>
          <w:t xml:space="preserve">random prediction</w:t>
        </w:r>
      </w:ins>
      <w:r>
        <w:t xml:space="preserve">.</w:t>
      </w:r>
    </w:p>
    <w:p w:rsidR="00686F27" w:rsidRPr="00E66A31" w:rsidRDefault="00686F27" w:rsidP="00686F27">
      <w:pPr>
        <w:spacing w:before="240" w:after="0"/>
        <w:ind w:left="2160" w:firstLine="720"/>
        <w:rPr>
          <w:rFonts w:ascii="Times New Roman" w:hAnsi="Times New Roman" w:cs="Times New Roman"/>
          <w:sz w:val="24"/>
          <w:szCs w:val="24"/>
        </w:rPr>
      </w:pPr>
      <w:r>
        <w:rPr>
          <w:rFonts w:ascii="Times New Roman" w:hAnsi="Times New Roman" w:cs="Times New Roman"/>
          <w:sz w:val="24"/>
          <w:szCs w:val="24"/>
        </w:rPr>
        <w:t xml:space="preserve">MCC </w:t>
      </w:r>
      <w:r>
        <w:rPr>
          <w:rFonts w:ascii="Times New Roman" w:hAnsi="Times New Roman" w:cs="Times New Roman"/>
          <w:position w:val="-38"/>
          <w:sz w:val="24"/>
          <w:szCs w:val="24"/>
        </w:rPr>
        <w:object w:dxaOrig="4560" w:dyaOrig="800" w14:anchorId="63EE0283">
          <v:shape id="_x0000_i1031" type="#_x0000_t75" style="width:225.65pt;height:40.85pt" o:ole="">
            <v:imagedata r:id="rId23" o:title=""/>
          </v:shape>
          <o:OLEObject Type="Embed" ProgID="Equation.DSMT4" ShapeID="_x0000_i1031" DrawAspect="Content" ObjectID="_1852440474" r:id="rId24"/>
        </w:object>
      </w:r>
      <w:r>
        <w:rPr>
          <w:rFonts w:ascii="Times New Roman" w:hAnsi="Times New Roman" w:cs="Times New Roman"/>
          <w:sz w:val="24"/>
          <w:szCs w:val="24"/>
        </w:rPr>
        <w:tab/>
      </w:r>
      <w:r>
        <w:rPr>
          <w:rFonts w:ascii="Times New Roman" w:hAnsi="Times New Roman" w:cs="Times New Roman"/>
          <w:sz w:val="24"/>
          <w:szCs w:val="24"/>
        </w:rPr>
        <w:t>(7)</w:t>
      </w:r>
    </w:p>
    <w:p w:rsidR="00FE3F3B" w:rsidRPr="00E66A31" w:rsidRDefault="00FE3F3B" w:rsidP="00FE3F3B">
      <w:pPr>
        <w:pStyle w:val="NormalWeb"/>
        <w:spacing w:before="0" w:beforeAutospacing="0" w:after="0" w:afterAutospacing="0"/>
        <w:jc w:val="both"/>
      </w:pPr>
      <w:r>
        <w:t xml:space="preserve">Macro AUC: Calculates the AUC for each class independently and </w:t>
      </w:r>
      <w:del w:id="90312" w:author="Grammar Check" w:date="2026-10-02T00:00:00Z">
        <w:r>
          <w:delText xml:space="preserve">calculate</w:delText>
        </w:r>
      </w:del>
      <w:ins w:id="90313" w:author="Grammar Check" w:date="2026-10-02T00:00:00Z">
        <w:r>
          <w:t xml:space="preserve">then averages</w:t>
        </w:r>
      </w:ins>
      <w:r>
        <w:t xml:space="preserve"> the </w:t>
      </w:r>
      <w:del w:id="90310" w:author="Grammar Check" w:date="2026-10-02T00:00:00Z">
        <w:r>
          <w:delText xml:space="preserve">average</w:delText>
        </w:r>
      </w:del>
      <w:ins w:id="90311" w:author="Grammar Check" w:date="2026-10-02T00:00:00Z">
        <w:r>
          <w:t xml:space="preserve">results,</w:t>
        </w:r>
      </w:ins>
      <w:r>
        <w:t xml:space="preserve"> as shown in Equation (8). It treats all classes equally, regardless of their frequency.</w:t>
      </w:r>
    </w:p>
    <w:p w:rsidR="00686F27" w:rsidRPr="00E66A31" w:rsidRDefault="00686F27" w:rsidP="003D14C4">
      <w:pPr>
        <w:tabs>
          <w:tab w:val="left" w:pos="8460"/>
        </w:tabs>
        <w:spacing w:before="240" w:after="0"/>
        <w:ind w:left="2160" w:firstLine="720"/>
        <w:jc w:val="center"/>
        <w:rPr>
          <w:rFonts w:ascii="Times New Roman" w:hAnsi="Times New Roman" w:cs="Times New Roman"/>
          <w:sz w:val="24"/>
          <w:szCs w:val="24"/>
        </w:rPr>
      </w:pPr>
      <w:r>
        <w:rPr>
          <w:rFonts w:ascii="Times New Roman" w:hAnsi="Times New Roman" w:cs="Times New Roman"/>
          <w:sz w:val="24"/>
          <w:szCs w:val="24"/>
        </w:rPr>
        <w:t>Macro AUC</w:t>
      </w:r>
      <w:r>
        <w:rPr>
          <w:rFonts w:ascii="Times New Roman" w:hAnsi="Times New Roman" w:cs="Times New Roman"/>
          <w:b/>
          <w:sz w:val="24"/>
          <w:szCs w:val="24"/>
        </w:rPr>
        <w:t xml:space="preserve"> </w:t>
      </w:r>
      <w:r>
        <w:rPr>
          <w:rFonts w:ascii="Times New Roman" w:hAnsi="Times New Roman" w:cs="Times New Roman"/>
          <w:position w:val="-28"/>
          <w:sz w:val="24"/>
          <w:szCs w:val="24"/>
        </w:rPr>
        <w:object w:dxaOrig="1380" w:dyaOrig="680" w14:anchorId="03F06526">
          <v:shape id="_x0000_i1032" type="#_x0000_t75" style="width:69.85pt;height:34.4pt" o:ole="">
            <v:imagedata r:id="rId25" o:title=""/>
          </v:shape>
          <o:OLEObject Type="Embed" ProgID="Equation.DSMT4" ShapeID="_x0000_i1032" DrawAspect="Content" ObjectID="_1852440475" r:id="rId26"/>
        </w:object>
      </w:r>
      <w:r>
        <w:rPr>
          <w:rFonts w:ascii="Times New Roman" w:hAnsi="Times New Roman" w:cs="Times New Roman"/>
          <w:sz w:val="24"/>
          <w:szCs w:val="24"/>
        </w:rPr>
        <w:tab/>
      </w:r>
      <w:r>
        <w:rPr>
          <w:rFonts w:ascii="Times New Roman" w:hAnsi="Times New Roman" w:cs="Times New Roman"/>
          <w:sz w:val="24"/>
          <w:szCs w:val="24"/>
        </w:rPr>
        <w:t>(8)</w:t>
      </w:r>
    </w:p>
    <w:p w:rsidR="00FE3F3B" w:rsidRPr="00E66A31" w:rsidRDefault="00FE3F3B" w:rsidP="00FE3F3B">
      <w:pPr>
        <w:pStyle w:val="NormalWeb"/>
        <w:spacing w:before="0" w:beforeAutospacing="0" w:after="0" w:afterAutospacing="0"/>
        <w:jc w:val="both"/>
      </w:pPr>
    </w:p>
    <w:p w:rsidR="00FE3F3B" w:rsidRPr="00E66A31" w:rsidRDefault="00FE3F3B" w:rsidP="00FE3F3B">
      <w:pPr>
        <w:pStyle w:val="NormalWeb"/>
        <w:spacing w:before="0" w:beforeAutospacing="0" w:after="0" w:afterAutospacing="0"/>
        <w:jc w:val="both"/>
      </w:pPr>
      <w:r>
        <w:t xml:space="preserve">Macro AP: Computes </w:t>
      </w:r>
      <w:del w:id="90315" w:author="Grammar Check" w:date="2026-10-02T00:00:00Z">
        <w:r>
          <w:delText xml:space="preserve">Ap</w:delText>
        </w:r>
      </w:del>
      <w:ins w:id="90316" w:author="Grammar Check" w:date="2026-10-02T00:00:00Z">
        <w:r>
          <w:t xml:space="preserve">AP</w:t>
        </w:r>
      </w:ins>
      <w:r>
        <w:t xml:space="preserve"> for each class and then averages them across all classes</w:t>
      </w:r>
      <w:ins w:id="90314" w:author="Grammar Check" w:date="2026-10-02T00:00:00Z">
        <w:r>
          <w:t xml:space="preserve">,</w:t>
        </w:r>
      </w:ins>
      <w:r>
        <w:t xml:space="preserve"> as shown in Equation (9). It is suitable for multi-class settings with class imbalance.</w:t>
      </w:r>
    </w:p>
    <w:p w:rsidR="00FE3F3B" w:rsidRPr="00E66A31" w:rsidRDefault="00FE3F3B" w:rsidP="00CD4B82">
      <w:pPr>
        <w:spacing w:after="0"/>
        <w:ind w:left="2880" w:firstLine="720"/>
        <w:rPr>
          <w:rFonts w:ascii="Times New Roman" w:hAnsi="Times New Roman" w:cs="Times New Roman"/>
          <w:sz w:val="24"/>
          <w:szCs w:val="24"/>
        </w:rPr>
      </w:pPr>
      <w:r>
        <w:rPr>
          <w:rFonts w:ascii="Times New Roman" w:hAnsi="Times New Roman" w:cs="Times New Roman"/>
          <w:sz w:val="24"/>
          <w:szCs w:val="24"/>
        </w:rPr>
        <w:t>Macro AP</w:t>
      </w:r>
      <w:r>
        <w:rPr>
          <w:rFonts w:ascii="Times New Roman" w:hAnsi="Times New Roman" w:cs="Times New Roman"/>
          <w:b/>
          <w:sz w:val="24"/>
          <w:szCs w:val="24"/>
        </w:rPr>
        <w:t xml:space="preserve"> </w:t>
      </w:r>
      <w:r>
        <w:rPr>
          <w:rFonts w:ascii="Times New Roman" w:hAnsi="Times New Roman" w:cs="Times New Roman"/>
          <w:position w:val="-28"/>
          <w:sz w:val="24"/>
          <w:szCs w:val="24"/>
        </w:rPr>
        <w:object w:dxaOrig="1160" w:dyaOrig="680" w14:anchorId="66DD41C8">
          <v:shape id="_x0000_i1033" type="#_x0000_t75" style="width:58.05pt;height:34.4pt" o:ole="">
            <v:imagedata r:id="rId27" o:title=""/>
          </v:shape>
          <o:OLEObject Type="Embed" ProgID="Equation.DSMT4" ShapeID="_x0000_i1033" DrawAspect="Content" ObjectID="_1852440476" r:id="rId28"/>
        </w:object>
      </w:r>
      <w:r>
        <w:rPr>
          <w:rFonts w:ascii="Times New Roman" w:hAnsi="Times New Roman" w:cs="Times New Roman"/>
          <w:sz w:val="24"/>
          <w:szCs w:val="24"/>
        </w:rPr>
        <w:tab/>
        <w:tab/>
        <w:tab/>
        <w:tab/>
      </w:r>
      <w:r>
        <w:rPr>
          <w:rFonts w:ascii="Times New Roman" w:hAnsi="Times New Roman" w:cs="Times New Roman"/>
          <w:sz w:val="24"/>
          <w:szCs w:val="24"/>
        </w:rPr>
        <w:t>(9)</w:t>
      </w:r>
    </w:p>
    <w:p w:rsidR="009F3BB0" w:rsidRPr="00E66A31" w:rsidRDefault="009F3BB0" w:rsidP="009F3BB0">
      <w:pPr>
        <w:spacing w:after="0"/>
        <w:jc w:val="both"/>
        <w:rPr>
          <w:rFonts w:ascii="Times New Roman" w:eastAsia="Times New Roman" w:hAnsi="Times New Roman" w:cs="Times New Roman"/>
          <w:b/>
          <w:bCs/>
          <w:sz w:val="24"/>
          <w:szCs w:val="24"/>
          <w:lang w:eastAsia="en-IN"/>
        </w:rPr>
      </w:pPr>
    </w:p>
    <w:p w:rsidR="005F0771" w:rsidRDefault="00560EB4" w:rsidP="009F3BB0">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2.3.1 Epoch-wise Performance Curves</w:t>
      </w:r>
    </w:p>
    <w:p w:rsidR="005F0771" w:rsidRDefault="005F0771" w:rsidP="009F3BB0">
      <w:pPr>
        <w:spacing w:after="0"/>
        <w:jc w:val="both"/>
        <w:rPr>
          <w:rFonts w:ascii="Times New Roman" w:eastAsia="Times New Roman" w:hAnsi="Times New Roman" w:cs="Times New Roman"/>
          <w:sz w:val="24"/>
          <w:szCs w:val="24"/>
          <w:lang w:eastAsia="en-IN"/>
        </w:rPr>
      </w:pPr>
    </w:p>
    <w:p w:rsidR="005F0771" w:rsidRDefault="005F0771" w:rsidP="009F3BB0">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ins w:id="90325" w:author="Grammar Check" w:date="2026-10-02T00:00:00Z">
        <w:r>
          <w:rPr>
            <w:rFonts w:ascii="Times New Roman" w:eastAsia="Times New Roman" w:hAnsi="Times New Roman" w:cs="Times New Roman"/>
            <w:sz w:val="24"/>
            <w:szCs w:val="24"/>
            <w:lang w:eastAsia="en-IN"/>
          </w:rPr>
          <w:t xml:space="preserve">learning </w:t>
        </w:r>
      </w:ins>
      <w:r>
        <w:rPr>
          <w:rFonts w:ascii="Times New Roman" w:eastAsia="Times New Roman" w:hAnsi="Times New Roman" w:cs="Times New Roman"/>
          <w:sz w:val="24"/>
          <w:szCs w:val="24"/>
          <w:lang w:eastAsia="en-IN"/>
        </w:rPr>
        <w:t xml:space="preserve">stability</w:t>
      </w:r>
      <w:del w:id="90324" w:author="Grammar Check" w:date="2026-10-02T00:00:00Z">
        <w:r>
          <w:rPr>
            <w:rFonts w:ascii="Times New Roman" w:eastAsia="Times New Roman" w:hAnsi="Times New Roman" w:cs="Times New Roman"/>
            <w:sz w:val="24"/>
            <w:szCs w:val="24"/>
            <w:lang w:eastAsia="en-IN"/>
          </w:rPr>
          <w:delText xml:space="preserve"> of the learning</w:delText>
        </w:r>
      </w:del>
      <w:r>
        <w:rPr>
          <w:rFonts w:ascii="Times New Roman" w:eastAsia="Times New Roman" w:hAnsi="Times New Roman" w:cs="Times New Roman"/>
          <w:sz w:val="24"/>
          <w:szCs w:val="24"/>
          <w:lang w:eastAsia="en-IN"/>
        </w:rPr>
        <w:t xml:space="preserve"> and convergence </w:t>
      </w:r>
      <w:del w:id="90322" w:author="Grammar Check" w:date="2026-10-02T00:00:00Z">
        <w:r>
          <w:rPr>
            <w:rFonts w:ascii="Times New Roman" w:eastAsia="Times New Roman" w:hAnsi="Times New Roman" w:cs="Times New Roman"/>
            <w:sz w:val="24"/>
            <w:szCs w:val="24"/>
            <w:lang w:eastAsia="en-IN"/>
          </w:rPr>
          <w:delText xml:space="preserve">behaviour</w:delText>
        </w:r>
      </w:del>
      <w:ins w:id="90323" w:author="Grammar Check" w:date="2026-10-02T00:00:00Z">
        <w:r>
          <w:rPr>
            <w:rFonts w:ascii="Times New Roman" w:eastAsia="Times New Roman" w:hAnsi="Times New Roman" w:cs="Times New Roman"/>
            <w:sz w:val="24"/>
            <w:szCs w:val="24"/>
            <w:lang w:eastAsia="en-IN"/>
          </w:rPr>
          <w:t xml:space="preserve">behavior</w:t>
        </w:r>
      </w:ins>
      <w:r>
        <w:rPr>
          <w:rFonts w:ascii="Times New Roman" w:eastAsia="Times New Roman" w:hAnsi="Times New Roman" w:cs="Times New Roman"/>
          <w:sz w:val="24"/>
          <w:szCs w:val="24"/>
          <w:lang w:eastAsia="en-IN"/>
        </w:rPr>
        <w:t xml:space="preserve"> of each model during </w:t>
      </w:r>
      <w:del w:id="90321" w:author="Grammar Check" w:date="2026-10-02T00:00:00Z">
        <w:r>
          <w:rPr>
            <w:rFonts w:ascii="Times New Roman" w:eastAsia="Times New Roman" w:hAnsi="Times New Roman" w:cs="Times New Roman"/>
            <w:sz w:val="24"/>
            <w:szCs w:val="24"/>
            <w:lang w:eastAsia="en-IN"/>
          </w:rPr>
          <w:delText xml:space="preserve">the </w:delText>
        </w:r>
      </w:del>
      <w:r>
        <w:rPr>
          <w:rFonts w:ascii="Times New Roman" w:eastAsia="Times New Roman" w:hAnsi="Times New Roman" w:cs="Times New Roman"/>
          <w:sz w:val="24"/>
          <w:szCs w:val="24"/>
          <w:lang w:eastAsia="en-IN"/>
        </w:rPr>
        <w:t xml:space="preserve">training </w:t>
      </w:r>
      <w:del w:id="90319" w:author="Grammar Check" w:date="2026-10-02T00:00:00Z">
        <w:r>
          <w:rPr>
            <w:rFonts w:ascii="Times New Roman" w:eastAsia="Times New Roman" w:hAnsi="Times New Roman" w:cs="Times New Roman"/>
            <w:sz w:val="24"/>
            <w:szCs w:val="24"/>
            <w:lang w:eastAsia="en-IN"/>
          </w:rPr>
          <w:delText xml:space="preserve">process</w:delText>
        </w:r>
      </w:del>
      <w:ins w:id="90320" w:author="Grammar Check" w:date="2026-10-02T00:00:00Z">
        <w:r>
          <w:rPr>
            <w:rFonts w:ascii="Times New Roman" w:eastAsia="Times New Roman" w:hAnsi="Times New Roman" w:cs="Times New Roman"/>
            <w:sz w:val="24"/>
            <w:szCs w:val="24"/>
            <w:lang w:eastAsia="en-IN"/>
          </w:rPr>
          <w:t xml:space="preserve">were</w:t>
        </w:r>
      </w:ins>
      <w:r>
        <w:rPr>
          <w:rFonts w:ascii="Times New Roman" w:eastAsia="Times New Roman" w:hAnsi="Times New Roman" w:cs="Times New Roman"/>
          <w:sz w:val="24"/>
          <w:szCs w:val="24"/>
          <w:lang w:eastAsia="en-IN"/>
        </w:rPr>
        <w:t xml:space="preserve"> </w:t>
      </w:r>
      <w:del w:id="90317" w:author="Grammar Check" w:date="2026-10-02T00:00:00Z">
        <w:r>
          <w:rPr>
            <w:rFonts w:ascii="Times New Roman" w:eastAsia="Times New Roman" w:hAnsi="Times New Roman" w:cs="Times New Roman"/>
            <w:sz w:val="24"/>
            <w:szCs w:val="24"/>
            <w:lang w:eastAsia="en-IN"/>
          </w:rPr>
          <w:delText xml:space="preserve">was analysed</w:delText>
        </w:r>
      </w:del>
      <w:ins w:id="90318" w:author="Grammar Check" w:date="2026-10-02T00:00:00Z">
        <w:r>
          <w:rPr>
            <w:rFonts w:ascii="Times New Roman" w:eastAsia="Times New Roman" w:hAnsi="Times New Roman" w:cs="Times New Roman"/>
            <w:sz w:val="24"/>
            <w:szCs w:val="24"/>
            <w:lang w:eastAsia="en-IN"/>
          </w:rPr>
          <w:t xml:space="preserve">analyzed</w:t>
        </w:r>
      </w:ins>
      <w:r>
        <w:rPr>
          <w:rFonts w:ascii="Times New Roman" w:eastAsia="Times New Roman" w:hAnsi="Times New Roman" w:cs="Times New Roman"/>
          <w:sz w:val="24"/>
          <w:szCs w:val="24"/>
          <w:lang w:eastAsia="en-IN"/>
        </w:rPr>
        <w:t xml:space="preserve"> by examining the performance curves for each epoch. </w:t>
      </w:r>
      <w:del w:id="90349" w:author="Grammar Check" w:date="2026-10-02T00:00:00Z">
        <w:r>
          <w:rPr>
            <w:rFonts w:ascii="Times New Roman" w:eastAsia="Times New Roman" w:hAnsi="Times New Roman" w:cs="Times New Roman"/>
            <w:sz w:val="24"/>
            <w:szCs w:val="24"/>
            <w:lang w:eastAsia="en-IN"/>
          </w:rPr>
          <w:delText xml:space="preserve">Such</w:delText>
        </w:r>
      </w:del>
      <w:ins w:id="90350" w:author="Grammar Check" w:date="2026-10-02T00:00:00Z">
        <w:r>
          <w:rPr>
            <w:rFonts w:ascii="Times New Roman" w:eastAsia="Times New Roman" w:hAnsi="Times New Roman" w:cs="Times New Roman"/>
            <w:sz w:val="24"/>
            <w:szCs w:val="24"/>
            <w:lang w:eastAsia="en-IN"/>
          </w:rPr>
          <w:t xml:space="preserve">These</w:t>
        </w:r>
      </w:ins>
      <w:r>
        <w:rPr>
          <w:rFonts w:ascii="Times New Roman" w:eastAsia="Times New Roman" w:hAnsi="Times New Roman" w:cs="Times New Roman"/>
          <w:sz w:val="24"/>
          <w:szCs w:val="24"/>
          <w:lang w:eastAsia="en-IN"/>
        </w:rPr>
        <w:t xml:space="preserve"> curves </w:t>
      </w:r>
      <w:del w:id="90347" w:author="Grammar Check" w:date="2026-10-02T00:00:00Z">
        <w:r>
          <w:rPr>
            <w:rFonts w:ascii="Times New Roman" w:eastAsia="Times New Roman" w:hAnsi="Times New Roman" w:cs="Times New Roman"/>
            <w:sz w:val="24"/>
            <w:szCs w:val="24"/>
            <w:lang w:eastAsia="en-IN"/>
          </w:rPr>
          <w:delText xml:space="preserve">indicate</w:delText>
        </w:r>
      </w:del>
      <w:ins w:id="90348" w:author="Grammar Check" w:date="2026-10-02T00:00:00Z">
        <w:r>
          <w:rPr>
            <w:rFonts w:ascii="Times New Roman" w:eastAsia="Times New Roman" w:hAnsi="Times New Roman" w:cs="Times New Roman"/>
            <w:sz w:val="24"/>
            <w:szCs w:val="24"/>
            <w:lang w:eastAsia="en-IN"/>
          </w:rPr>
          <w:t xml:space="preserve">show</w:t>
        </w:r>
      </w:ins>
      <w:r>
        <w:rPr>
          <w:rFonts w:ascii="Times New Roman" w:eastAsia="Times New Roman" w:hAnsi="Times New Roman" w:cs="Times New Roman"/>
          <w:sz w:val="24"/>
          <w:szCs w:val="24"/>
          <w:lang w:eastAsia="en-IN"/>
        </w:rPr>
        <w:t xml:space="preserve"> the </w:t>
      </w:r>
      <w:del w:id="90345" w:author="Grammar Check" w:date="2026-10-02T00:00:00Z">
        <w:r>
          <w:rPr>
            <w:rFonts w:ascii="Times New Roman" w:eastAsia="Times New Roman" w:hAnsi="Times New Roman" w:cs="Times New Roman"/>
            <w:sz w:val="24"/>
            <w:szCs w:val="24"/>
            <w:lang w:eastAsia="en-IN"/>
          </w:rPr>
          <w:delText xml:space="preserve">development</w:delText>
        </w:r>
      </w:del>
      <w:ins w:id="90346" w:author="Grammar Check" w:date="2026-10-02T00:00:00Z">
        <w:r>
          <w:rPr>
            <w:rFonts w:ascii="Times New Roman" w:eastAsia="Times New Roman" w:hAnsi="Times New Roman" w:cs="Times New Roman"/>
            <w:sz w:val="24"/>
            <w:szCs w:val="24"/>
            <w:lang w:eastAsia="en-IN"/>
          </w:rPr>
          <w:t xml:space="preserve">evolution</w:t>
        </w:r>
      </w:ins>
      <w:r>
        <w:rPr>
          <w:rFonts w:ascii="Times New Roman" w:eastAsia="Times New Roman" w:hAnsi="Times New Roman" w:cs="Times New Roman"/>
          <w:sz w:val="24"/>
          <w:szCs w:val="24"/>
          <w:lang w:eastAsia="en-IN"/>
        </w:rPr>
        <w:t xml:space="preserve"> of accuracy and loss over time</w:t>
      </w:r>
      <w:del w:id="90344" w:author="Grammar Check" w:date="2026-10-02T00:00:00Z">
        <w:r>
          <w:rPr>
            <w:rFonts w:ascii="Times New Roman" w:eastAsia="Times New Roman" w:hAnsi="Times New Roman" w:cs="Times New Roman"/>
            <w:sz w:val="24"/>
            <w:szCs w:val="24"/>
            <w:lang w:eastAsia="en-IN"/>
          </w:rPr>
          <w:delText xml:space="preserve">; thus</w:delText>
        </w:r>
      </w:del>
      <w:r>
        <w:rPr>
          <w:rFonts w:ascii="Times New Roman" w:eastAsia="Times New Roman" w:hAnsi="Times New Roman" w:cs="Times New Roman"/>
          <w:sz w:val="24"/>
          <w:szCs w:val="24"/>
          <w:lang w:eastAsia="en-IN"/>
        </w:rPr>
        <w:t xml:space="preserve">, </w:t>
      </w:r>
      <w:del w:id="90342" w:author="Grammar Check" w:date="2026-10-02T00:00:00Z">
        <w:r>
          <w:rPr>
            <w:rFonts w:ascii="Times New Roman" w:eastAsia="Times New Roman" w:hAnsi="Times New Roman" w:cs="Times New Roman"/>
            <w:sz w:val="24"/>
            <w:szCs w:val="24"/>
            <w:lang w:eastAsia="en-IN"/>
          </w:rPr>
          <w:delText xml:space="preserve">one</w:delText>
        </w:r>
      </w:del>
      <w:ins w:id="90343" w:author="Grammar Check" w:date="2026-10-02T00:00:00Z">
        <w:r>
          <w:rPr>
            <w:rFonts w:ascii="Times New Roman" w:eastAsia="Times New Roman" w:hAnsi="Times New Roman" w:cs="Times New Roman"/>
            <w:sz w:val="24"/>
            <w:szCs w:val="24"/>
            <w:lang w:eastAsia="en-IN"/>
          </w:rPr>
          <w:t xml:space="preserve">making</w:t>
        </w:r>
      </w:ins>
      <w:r>
        <w:rPr>
          <w:rFonts w:ascii="Times New Roman" w:eastAsia="Times New Roman" w:hAnsi="Times New Roman" w:cs="Times New Roman"/>
          <w:sz w:val="24"/>
          <w:szCs w:val="24"/>
          <w:lang w:eastAsia="en-IN"/>
        </w:rPr>
        <w:t xml:space="preserve"> </w:t>
      </w:r>
      <w:del w:id="90340" w:author="Grammar Check" w:date="2026-10-02T00:00:00Z">
        <w:r>
          <w:rPr>
            <w:rFonts w:ascii="Times New Roman" w:eastAsia="Times New Roman" w:hAnsi="Times New Roman" w:cs="Times New Roman"/>
            <w:sz w:val="24"/>
            <w:szCs w:val="24"/>
            <w:lang w:eastAsia="en-IN"/>
          </w:rPr>
          <w:delText xml:space="preserve">can</w:delText>
        </w:r>
      </w:del>
      <w:ins w:id="90341" w:author="Grammar Check" w:date="2026-10-02T00:00:00Z">
        <w:r>
          <w:rPr>
            <w:rFonts w:ascii="Times New Roman" w:eastAsia="Times New Roman" w:hAnsi="Times New Roman" w:cs="Times New Roman"/>
            <w:sz w:val="24"/>
            <w:szCs w:val="24"/>
            <w:lang w:eastAsia="en-IN"/>
          </w:rPr>
          <w:t xml:space="preserve">it possible to</w:t>
        </w:r>
      </w:ins>
      <w:r>
        <w:rPr>
          <w:rFonts w:ascii="Times New Roman" w:eastAsia="Times New Roman" w:hAnsi="Times New Roman" w:cs="Times New Roman"/>
          <w:sz w:val="24"/>
          <w:szCs w:val="24"/>
          <w:lang w:eastAsia="en-IN"/>
        </w:rPr>
        <w:t xml:space="preserve"> detect</w:t>
      </w:r>
      <w:del w:id="90339" w:author="Grammar Check" w:date="2026-10-02T00:00:00Z">
        <w:r>
          <w:rPr>
            <w:rFonts w:ascii="Times New Roman" w:eastAsia="Times New Roman" w:hAnsi="Times New Roman" w:cs="Times New Roman"/>
            <w:sz w:val="24"/>
            <w:szCs w:val="24"/>
            <w:lang w:eastAsia="en-IN"/>
          </w:rPr>
          <w:delText xml:space="preserve"> the presence of</w:delText>
        </w:r>
      </w:del>
      <w:r>
        <w:rPr>
          <w:rFonts w:ascii="Times New Roman" w:eastAsia="Times New Roman" w:hAnsi="Times New Roman" w:cs="Times New Roman"/>
          <w:sz w:val="24"/>
          <w:szCs w:val="24"/>
          <w:lang w:eastAsia="en-IN"/>
        </w:rPr>
        <w:t xml:space="preserve"> underfitting, overfitting, </w:t>
      </w:r>
      <w:del w:id="90337" w:author="Grammar Check" w:date="2026-10-02T00:00:00Z">
        <w:r>
          <w:rPr>
            <w:rFonts w:ascii="Times New Roman" w:eastAsia="Times New Roman" w:hAnsi="Times New Roman" w:cs="Times New Roman"/>
            <w:sz w:val="24"/>
            <w:szCs w:val="24"/>
            <w:lang w:eastAsia="en-IN"/>
          </w:rPr>
          <w:delText xml:space="preserve">and</w:delText>
        </w:r>
      </w:del>
      <w:ins w:id="90338" w:author="Grammar Check" w:date="2026-10-02T00:00:00Z">
        <w:r>
          <w:rPr>
            <w:rFonts w:ascii="Times New Roman" w:eastAsia="Times New Roman" w:hAnsi="Times New Roman" w:cs="Times New Roman"/>
            <w:sz w:val="24"/>
            <w:szCs w:val="24"/>
            <w:lang w:eastAsia="en-IN"/>
          </w:rPr>
          <w:t xml:space="preserve">or</w:t>
        </w:r>
      </w:ins>
      <w:r>
        <w:rPr>
          <w:rFonts w:ascii="Times New Roman" w:eastAsia="Times New Roman" w:hAnsi="Times New Roman" w:cs="Times New Roman"/>
          <w:sz w:val="24"/>
          <w:szCs w:val="24"/>
          <w:lang w:eastAsia="en-IN"/>
        </w:rPr>
        <w:t xml:space="preserve"> stable learning </w:t>
      </w:r>
      <w:del w:id="90335" w:author="Grammar Check" w:date="2026-10-02T00:00:00Z">
        <w:r>
          <w:rPr>
            <w:rFonts w:ascii="Times New Roman" w:eastAsia="Times New Roman" w:hAnsi="Times New Roman" w:cs="Times New Roman"/>
            <w:sz w:val="24"/>
            <w:szCs w:val="24"/>
            <w:lang w:eastAsia="en-IN"/>
          </w:rPr>
          <w:delText xml:space="preserve">behaviour</w:delText>
        </w:r>
      </w:del>
      <w:ins w:id="90336" w:author="Grammar Check" w:date="2026-10-02T00:00:00Z">
        <w:r>
          <w:rPr>
            <w:rFonts w:ascii="Times New Roman" w:eastAsia="Times New Roman" w:hAnsi="Times New Roman" w:cs="Times New Roman"/>
            <w:sz w:val="24"/>
            <w:szCs w:val="24"/>
            <w:lang w:eastAsia="en-IN"/>
          </w:rPr>
          <w:t xml:space="preserve">behavior</w:t>
        </w:r>
      </w:ins>
      <w:r>
        <w:rPr>
          <w:rFonts w:ascii="Times New Roman" w:eastAsia="Times New Roman" w:hAnsi="Times New Roman" w:cs="Times New Roman"/>
          <w:sz w:val="24"/>
          <w:szCs w:val="24"/>
          <w:lang w:eastAsia="en-IN"/>
        </w:rPr>
        <w:t xml:space="preserve">. Monitoring the progress of each training iteration </w:t>
      </w:r>
      <w:del w:id="90333" w:author="Grammar Check" w:date="2026-10-02T00:00:00Z">
        <w:r>
          <w:rPr>
            <w:rFonts w:ascii="Times New Roman" w:eastAsia="Times New Roman" w:hAnsi="Times New Roman" w:cs="Times New Roman"/>
            <w:sz w:val="24"/>
            <w:szCs w:val="24"/>
            <w:lang w:eastAsia="en-IN"/>
          </w:rPr>
          <w:delText xml:space="preserve">allows</w:delText>
        </w:r>
      </w:del>
      <w:ins w:id="90334" w:author="Grammar Check" w:date="2026-10-02T00:00:00Z">
        <w:r>
          <w:rPr>
            <w:rFonts w:ascii="Times New Roman" w:eastAsia="Times New Roman" w:hAnsi="Times New Roman" w:cs="Times New Roman"/>
            <w:sz w:val="24"/>
            <w:szCs w:val="24"/>
            <w:lang w:eastAsia="en-IN"/>
          </w:rPr>
          <w:t xml:space="preserve">provides</w:t>
        </w:r>
      </w:ins>
      <w:r>
        <w:rPr>
          <w:rFonts w:ascii="Times New Roman" w:eastAsia="Times New Roman" w:hAnsi="Times New Roman" w:cs="Times New Roman"/>
          <w:sz w:val="24"/>
          <w:szCs w:val="24"/>
          <w:lang w:eastAsia="en-IN"/>
        </w:rPr>
        <w:t xml:space="preserve"> </w:t>
      </w:r>
      <w:del w:id="90331" w:author="Grammar Check" w:date="2026-10-02T00:00:00Z">
        <w:r>
          <w:rPr>
            <w:rFonts w:ascii="Times New Roman" w:eastAsia="Times New Roman" w:hAnsi="Times New Roman" w:cs="Times New Roman"/>
            <w:sz w:val="24"/>
            <w:szCs w:val="24"/>
            <w:lang w:eastAsia="en-IN"/>
          </w:rPr>
          <w:delText xml:space="preserve">us</w:delText>
        </w:r>
      </w:del>
      <w:ins w:id="90332" w:author="Grammar Check" w:date="2026-10-02T00:00:00Z">
        <w:r>
          <w:rPr>
            <w:rFonts w:ascii="Times New Roman" w:eastAsia="Times New Roman" w:hAnsi="Times New Roman" w:cs="Times New Roman"/>
            <w:sz w:val="24"/>
            <w:szCs w:val="24"/>
            <w:lang w:eastAsia="en-IN"/>
          </w:rPr>
          <w:t xml:space="preserve">information on how quickly and efficiently each model adapts</w:t>
        </w:r>
      </w:ins>
      <w:r>
        <w:rPr>
          <w:rFonts w:ascii="Times New Roman" w:eastAsia="Times New Roman" w:hAnsi="Times New Roman" w:cs="Times New Roman"/>
          <w:sz w:val="24"/>
          <w:szCs w:val="24"/>
          <w:lang w:eastAsia="en-IN"/>
        </w:rPr>
        <w:t xml:space="preserve"> to </w:t>
      </w:r>
      <w:del w:id="90330" w:author="Grammar Check" w:date="2026-10-02T00:00:00Z">
        <w:r>
          <w:rPr>
            <w:rFonts w:ascii="Times New Roman" w:eastAsia="Times New Roman" w:hAnsi="Times New Roman" w:cs="Times New Roman"/>
            <w:sz w:val="24"/>
            <w:szCs w:val="24"/>
            <w:lang w:eastAsia="en-IN"/>
          </w:rPr>
          <w:delText xml:space="preserve">obtain information about </w:delText>
        </w:r>
      </w:del>
      <w:r>
        <w:rPr>
          <w:rFonts w:ascii="Times New Roman" w:eastAsia="Times New Roman" w:hAnsi="Times New Roman" w:cs="Times New Roman"/>
          <w:sz w:val="24"/>
          <w:szCs w:val="24"/>
          <w:lang w:eastAsia="en-IN"/>
        </w:rPr>
        <w:t xml:space="preserve">the </w:t>
      </w:r>
      <w:del w:id="90328" w:author="Grammar Check" w:date="2026-10-02T00:00:00Z">
        <w:r>
          <w:rPr>
            <w:rFonts w:ascii="Times New Roman" w:eastAsia="Times New Roman" w:hAnsi="Times New Roman" w:cs="Times New Roman"/>
            <w:sz w:val="24"/>
            <w:szCs w:val="24"/>
            <w:lang w:eastAsia="en-IN"/>
          </w:rPr>
          <w:delText xml:space="preserve">speed and efficiency</w:delText>
        </w:r>
      </w:del>
      <w:ins w:id="90329" w:author="Grammar Check" w:date="2026-10-02T00:00:00Z">
        <w:r>
          <w:rPr>
            <w:rFonts w:ascii="Times New Roman" w:eastAsia="Times New Roman" w:hAnsi="Times New Roman" w:cs="Times New Roman"/>
            <w:sz w:val="24"/>
            <w:szCs w:val="24"/>
            <w:lang w:eastAsia="en-IN"/>
          </w:rPr>
          <w:t xml:space="preserve">characteristics</w:t>
        </w:r>
      </w:ins>
      <w:r>
        <w:rPr>
          <w:rFonts w:ascii="Times New Roman" w:eastAsia="Times New Roman" w:hAnsi="Times New Roman" w:cs="Times New Roman"/>
          <w:sz w:val="24"/>
          <w:szCs w:val="24"/>
          <w:lang w:eastAsia="en-IN"/>
        </w:rPr>
        <w:t xml:space="preserve"> of the </w:t>
      </w:r>
      <w:del w:id="90327" w:author="Grammar Check" w:date="2026-10-02T00:00:00Z">
        <w:r>
          <w:rPr>
            <w:rFonts w:ascii="Times New Roman" w:eastAsia="Times New Roman" w:hAnsi="Times New Roman" w:cs="Times New Roman"/>
            <w:sz w:val="24"/>
            <w:szCs w:val="24"/>
            <w:lang w:eastAsia="en-IN"/>
          </w:rPr>
          <w:delText xml:space="preserve">adjustment of every model to the specifics of the information gathered by </w:delText>
        </w:r>
      </w:del>
      <w:r>
        <w:rPr>
          <w:rFonts w:ascii="Times New Roman" w:eastAsia="Times New Roman" w:hAnsi="Times New Roman" w:cs="Times New Roman"/>
          <w:sz w:val="24"/>
          <w:szCs w:val="24"/>
          <w:lang w:eastAsia="en-IN"/>
        </w:rPr>
        <w:t xml:space="preserve">IoT traffic</w:t>
      </w:r>
      <w:ins w:id="90326" w:author="Grammar Check" w:date="2026-10-02T00:00:00Z">
        <w:r>
          <w:rPr>
            <w:rFonts w:ascii="Times New Roman" w:eastAsia="Times New Roman" w:hAnsi="Times New Roman" w:cs="Times New Roman"/>
            <w:sz w:val="24"/>
            <w:szCs w:val="24"/>
            <w:lang w:eastAsia="en-IN"/>
          </w:rPr>
          <w:t xml:space="preserve"> data</w:t>
        </w:r>
      </w:ins>
      <w:r>
        <w:rPr>
          <w:rFonts w:ascii="Times New Roman" w:eastAsia="Times New Roman" w:hAnsi="Times New Roman" w:cs="Times New Roman"/>
          <w:sz w:val="24"/>
          <w:szCs w:val="24"/>
          <w:lang w:eastAsia="en-IN"/>
        </w:rPr>
        <w:t xml:space="preserve">.</w:t>
      </w:r>
    </w:p>
    <w:p w:rsidR="005F0771" w:rsidRDefault="005F0771" w:rsidP="009F3BB0">
      <w:pPr>
        <w:spacing w:after="0"/>
        <w:jc w:val="both"/>
        <w:rPr>
          <w:rFonts w:ascii="Times New Roman" w:eastAsia="Times New Roman" w:hAnsi="Times New Roman" w:cs="Times New Roman"/>
          <w:sz w:val="24"/>
          <w:szCs w:val="24"/>
          <w:lang w:eastAsia="en-IN"/>
        </w:rPr>
      </w:pPr>
    </w:p>
    <w:p w:rsidR="009F3BB0" w:rsidRPr="00E66A31" w:rsidRDefault="00560EB4" w:rsidP="009F3BB0">
      <w:pPr>
        <w:spacing w:after="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2.3.2 Confusion Matrix</w:t>
      </w:r>
    </w:p>
    <w:p w:rsidR="005F0771" w:rsidRDefault="005F0771" w:rsidP="00CD4B82">
      <w:pPr>
        <w:spacing w:after="0"/>
        <w:jc w:val="both"/>
        <w:rPr>
          <w:rFonts w:ascii="Times New Roman" w:eastAsia="Times New Roman" w:hAnsi="Times New Roman" w:cs="Times New Roman"/>
          <w:sz w:val="24"/>
          <w:szCs w:val="24"/>
          <w:lang w:eastAsia="en-IN"/>
        </w:rPr>
      </w:pPr>
    </w:p>
    <w:p w:rsidR="005F0771" w:rsidRPr="005F0771" w:rsidRDefault="005F0771" w:rsidP="005F077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Confusion matrices provide an analysis of </w:t>
      </w:r>
      <w:del w:id="90370" w:author="Grammar Check" w:date="2026-10-02T00:00:00Z">
        <w:r>
          <w:rPr>
            <w:rFonts w:ascii="Times New Roman" w:eastAsia="Times New Roman" w:hAnsi="Times New Roman" w:cs="Times New Roman"/>
            <w:sz w:val="24"/>
            <w:szCs w:val="24"/>
            <w:lang w:eastAsia="en-IN"/>
          </w:rPr>
          <w:delText xml:space="preserve">the accuracy of </w:delText>
        </w:r>
      </w:del>
      <w:r>
        <w:rPr>
          <w:rFonts w:ascii="Times New Roman" w:eastAsia="Times New Roman" w:hAnsi="Times New Roman" w:cs="Times New Roman"/>
          <w:sz w:val="24"/>
          <w:szCs w:val="24"/>
          <w:lang w:eastAsia="en-IN"/>
        </w:rPr>
        <w:t xml:space="preserve">class-wise prediction </w:t>
      </w:r>
      <w:ins w:id="90369" w:author="Grammar Check" w:date="2026-10-02T00:00:00Z">
        <w:r>
          <w:rPr>
            <w:rFonts w:ascii="Times New Roman" w:eastAsia="Times New Roman" w:hAnsi="Times New Roman" w:cs="Times New Roman"/>
            <w:sz w:val="24"/>
            <w:szCs w:val="24"/>
            <w:lang w:eastAsia="en-IN"/>
          </w:rPr>
          <w:t xml:space="preserve">accuracy </w:t>
        </w:r>
      </w:ins>
      <w:r>
        <w:rPr>
          <w:rFonts w:ascii="Times New Roman" w:eastAsia="Times New Roman" w:hAnsi="Times New Roman" w:cs="Times New Roman"/>
          <w:sz w:val="24"/>
          <w:szCs w:val="24"/>
          <w:lang w:eastAsia="en-IN"/>
        </w:rPr>
        <w:t xml:space="preserve">and </w:t>
      </w:r>
      <w:ins w:id="90368" w:author="Grammar Check" w:date="2026-10-02T00:00:00Z">
        <w:r>
          <w:rPr>
            <w:rFonts w:ascii="Times New Roman" w:eastAsia="Times New Roman" w:hAnsi="Times New Roman" w:cs="Times New Roman"/>
            <w:sz w:val="24"/>
            <w:szCs w:val="24"/>
            <w:lang w:eastAsia="en-IN"/>
          </w:rPr>
          <w:t xml:space="preserve">identify </w:t>
        </w:r>
      </w:ins>
      <w:r>
        <w:rPr>
          <w:rFonts w:ascii="Times New Roman" w:eastAsia="Times New Roman" w:hAnsi="Times New Roman" w:cs="Times New Roman"/>
          <w:sz w:val="24"/>
          <w:szCs w:val="24"/>
          <w:lang w:eastAsia="en-IN"/>
        </w:rPr>
        <w:t xml:space="preserve">the</w:t>
      </w:r>
      <w:del w:id="90367" w:author="Grammar Check" w:date="2026-10-02T00:00:00Z">
        <w:r>
          <w:rPr>
            <w:rFonts w:ascii="Times New Roman" w:eastAsia="Times New Roman" w:hAnsi="Times New Roman" w:cs="Times New Roman"/>
            <w:sz w:val="24"/>
            <w:szCs w:val="24"/>
            <w:lang w:eastAsia="en-IN"/>
          </w:rPr>
          <w:delText xml:space="preserve"> identification of particular</w:delText>
        </w:r>
      </w:del>
      <w:r>
        <w:rPr>
          <w:rFonts w:ascii="Times New Roman" w:eastAsia="Times New Roman" w:hAnsi="Times New Roman" w:cs="Times New Roman"/>
          <w:sz w:val="24"/>
          <w:szCs w:val="24"/>
          <w:lang w:eastAsia="en-IN"/>
        </w:rPr>
        <w:t xml:space="preserve"> attack categories that are correctly or incorrectly classified by</w:t>
      </w:r>
      <w:ins w:id="90366" w:author="Grammar Check" w:date="2026-10-02T00:00:00Z">
        <w:r>
          <w:rPr>
            <w:rFonts w:ascii="Times New Roman" w:eastAsia="Times New Roman" w:hAnsi="Times New Roman" w:cs="Times New Roman"/>
            <w:sz w:val="24"/>
            <w:szCs w:val="24"/>
            <w:lang w:eastAsia="en-IN"/>
          </w:rPr>
          <w:t xml:space="preserve"> the</w:t>
        </w:r>
      </w:ins>
      <w:r>
        <w:rPr>
          <w:rFonts w:ascii="Times New Roman" w:eastAsia="Times New Roman" w:hAnsi="Times New Roman" w:cs="Times New Roman"/>
          <w:sz w:val="24"/>
          <w:szCs w:val="24"/>
          <w:lang w:eastAsia="en-IN"/>
        </w:rPr>
        <w:t xml:space="preserve"> models. The analysis reveals the strengths and weaknesses of </w:t>
      </w:r>
      <w:del w:id="90365" w:author="Grammar Check" w:date="2026-10-02T00:00:00Z">
        <w:r>
          <w:rPr>
            <w:rFonts w:ascii="Times New Roman" w:eastAsia="Times New Roman" w:hAnsi="Times New Roman" w:cs="Times New Roman"/>
            <w:sz w:val="24"/>
            <w:szCs w:val="24"/>
            <w:lang w:eastAsia="en-IN"/>
          </w:rPr>
          <w:delText xml:space="preserve">identifying </w:delText>
        </w:r>
      </w:del>
      <w:r>
        <w:rPr>
          <w:rFonts w:ascii="Times New Roman" w:eastAsia="Times New Roman" w:hAnsi="Times New Roman" w:cs="Times New Roman"/>
          <w:sz w:val="24"/>
          <w:szCs w:val="24"/>
          <w:lang w:eastAsia="en-IN"/>
        </w:rPr>
        <w:t xml:space="preserve">the </w:t>
      </w:r>
      <w:del w:id="90363" w:author="Grammar Check" w:date="2026-10-02T00:00:00Z">
        <w:r>
          <w:rPr>
            <w:rFonts w:ascii="Times New Roman" w:eastAsia="Times New Roman" w:hAnsi="Times New Roman" w:cs="Times New Roman"/>
            <w:sz w:val="24"/>
            <w:szCs w:val="24"/>
            <w:lang w:eastAsia="en-IN"/>
          </w:rPr>
          <w:delText xml:space="preserve">patterns</w:delText>
        </w:r>
      </w:del>
      <w:ins w:id="90364" w:author="Grammar Check" w:date="2026-10-02T00:00:00Z">
        <w:r>
          <w:rPr>
            <w:rFonts w:ascii="Times New Roman" w:eastAsia="Times New Roman" w:hAnsi="Times New Roman" w:cs="Times New Roman"/>
            <w:sz w:val="24"/>
            <w:szCs w:val="24"/>
            <w:lang w:eastAsia="en-IN"/>
          </w:rPr>
          <w:t xml:space="preserve">models</w:t>
        </w:r>
      </w:ins>
      <w:r>
        <w:rPr>
          <w:rFonts w:ascii="Times New Roman" w:eastAsia="Times New Roman" w:hAnsi="Times New Roman" w:cs="Times New Roman"/>
          <w:sz w:val="24"/>
          <w:szCs w:val="24"/>
          <w:lang w:eastAsia="en-IN"/>
        </w:rPr>
        <w:t xml:space="preserve"> </w:t>
      </w:r>
      <w:del w:id="90361" w:author="Grammar Check" w:date="2026-10-02T00:00:00Z">
        <w:r>
          <w:rPr>
            <w:rFonts w:ascii="Times New Roman" w:eastAsia="Times New Roman" w:hAnsi="Times New Roman" w:cs="Times New Roman"/>
            <w:sz w:val="24"/>
            <w:szCs w:val="24"/>
            <w:lang w:eastAsia="en-IN"/>
          </w:rPr>
          <w:delText xml:space="preserve">of</w:delText>
        </w:r>
      </w:del>
      <w:ins w:id="90362" w:author="Grammar Check" w:date="2026-10-02T00:00:00Z">
        <w:r>
          <w:rPr>
            <w:rFonts w:ascii="Times New Roman" w:eastAsia="Times New Roman" w:hAnsi="Times New Roman" w:cs="Times New Roman"/>
            <w:sz w:val="24"/>
            <w:szCs w:val="24"/>
            <w:lang w:eastAsia="en-IN"/>
          </w:rPr>
          <w:t xml:space="preserve">in</w:t>
        </w:r>
      </w:ins>
      <w:r>
        <w:rPr>
          <w:rFonts w:ascii="Times New Roman" w:eastAsia="Times New Roman" w:hAnsi="Times New Roman" w:cs="Times New Roman"/>
          <w:sz w:val="24"/>
          <w:szCs w:val="24"/>
          <w:lang w:eastAsia="en-IN"/>
        </w:rPr>
        <w:t xml:space="preserve"> </w:t>
      </w:r>
      <w:del w:id="90359" w:author="Grammar Check" w:date="2026-10-02T00:00:00Z">
        <w:r>
          <w:rPr>
            <w:rFonts w:ascii="Times New Roman" w:eastAsia="Times New Roman" w:hAnsi="Times New Roman" w:cs="Times New Roman"/>
            <w:sz w:val="24"/>
            <w:szCs w:val="24"/>
            <w:lang w:eastAsia="en-IN"/>
          </w:rPr>
          <w:delText xml:space="preserve">IoT attacks that are</w:delText>
        </w:r>
      </w:del>
      <w:ins w:id="90360" w:author="Grammar Check" w:date="2026-10-02T00:00:00Z">
        <w:r>
          <w:rPr>
            <w:rFonts w:ascii="Times New Roman" w:eastAsia="Times New Roman" w:hAnsi="Times New Roman" w:cs="Times New Roman"/>
            <w:sz w:val="24"/>
            <w:szCs w:val="24"/>
            <w:lang w:eastAsia="en-IN"/>
          </w:rPr>
          <w:t xml:space="preserve">identifying</w:t>
        </w:r>
      </w:ins>
      <w:r>
        <w:rPr>
          <w:rFonts w:ascii="Times New Roman" w:eastAsia="Times New Roman" w:hAnsi="Times New Roman" w:cs="Times New Roman"/>
          <w:sz w:val="24"/>
          <w:szCs w:val="24"/>
          <w:lang w:eastAsia="en-IN"/>
        </w:rPr>
        <w:t xml:space="preserve"> closely related</w:t>
      </w:r>
      <w:ins w:id="90358" w:author="Grammar Check" w:date="2026-10-02T00:00:00Z">
        <w:r>
          <w:rPr>
            <w:rFonts w:ascii="Times New Roman" w:eastAsia="Times New Roman" w:hAnsi="Times New Roman" w:cs="Times New Roman"/>
            <w:sz w:val="24"/>
            <w:szCs w:val="24"/>
            <w:lang w:eastAsia="en-IN"/>
          </w:rPr>
          <w:t xml:space="preserve"> IoT attack patterns</w:t>
        </w:r>
      </w:ins>
      <w:r>
        <w:rPr>
          <w:rFonts w:ascii="Times New Roman" w:eastAsia="Times New Roman" w:hAnsi="Times New Roman" w:cs="Times New Roman"/>
          <w:sz w:val="24"/>
          <w:szCs w:val="24"/>
          <w:lang w:eastAsia="en-IN"/>
        </w:rPr>
        <w:t xml:space="preserve"> and shows which </w:t>
      </w:r>
      <w:del w:id="90357" w:author="Grammar Check" w:date="2026-10-02T00:00:00Z">
        <w:r>
          <w:rPr>
            <w:rFonts w:ascii="Times New Roman" w:eastAsia="Times New Roman" w:hAnsi="Times New Roman" w:cs="Times New Roman"/>
            <w:sz w:val="24"/>
            <w:szCs w:val="24"/>
            <w:lang w:eastAsia="en-IN"/>
          </w:rPr>
          <w:delText xml:space="preserve">of the </w:delText>
        </w:r>
      </w:del>
      <w:r>
        <w:rPr>
          <w:rFonts w:ascii="Times New Roman" w:eastAsia="Times New Roman" w:hAnsi="Times New Roman" w:cs="Times New Roman"/>
          <w:sz w:val="24"/>
          <w:szCs w:val="24"/>
          <w:lang w:eastAsia="en-IN"/>
        </w:rPr>
        <w:t xml:space="preserve">models remain reliable </w:t>
      </w:r>
      <w:del w:id="90355" w:author="Grammar Check" w:date="2026-10-02T00:00:00Z">
        <w:r>
          <w:rPr>
            <w:rFonts w:ascii="Times New Roman" w:eastAsia="Times New Roman" w:hAnsi="Times New Roman" w:cs="Times New Roman"/>
            <w:sz w:val="24"/>
            <w:szCs w:val="24"/>
            <w:lang w:eastAsia="en-IN"/>
          </w:rPr>
          <w:delText xml:space="preserve">in</w:delText>
        </w:r>
      </w:del>
      <w:ins w:id="90356" w:author="Grammar Check" w:date="2026-10-02T00:00:00Z">
        <w:r>
          <w:rPr>
            <w:rFonts w:ascii="Times New Roman" w:eastAsia="Times New Roman" w:hAnsi="Times New Roman" w:cs="Times New Roman"/>
            <w:sz w:val="24"/>
            <w:szCs w:val="24"/>
            <w:lang w:eastAsia="en-IN"/>
          </w:rPr>
          <w:t xml:space="preserve">across</w:t>
        </w:r>
      </w:ins>
      <w:r>
        <w:rPr>
          <w:rFonts w:ascii="Times New Roman" w:eastAsia="Times New Roman" w:hAnsi="Times New Roman" w:cs="Times New Roman"/>
          <w:sz w:val="24"/>
          <w:szCs w:val="24"/>
          <w:lang w:eastAsia="en-IN"/>
        </w:rPr>
        <w:t xml:space="preserve"> all classes. Confusion matrices provide a </w:t>
      </w:r>
      <w:del w:id="90353" w:author="Grammar Check" w:date="2026-10-02T00:00:00Z">
        <w:r>
          <w:rPr>
            <w:rFonts w:ascii="Times New Roman" w:eastAsia="Times New Roman" w:hAnsi="Times New Roman" w:cs="Times New Roman"/>
            <w:sz w:val="24"/>
            <w:szCs w:val="24"/>
            <w:lang w:eastAsia="en-IN"/>
          </w:rPr>
          <w:delText xml:space="preserve">clear</w:delText>
        </w:r>
      </w:del>
      <w:ins w:id="90354" w:author="Grammar Check" w:date="2026-10-02T00:00:00Z">
        <w:r>
          <w:rPr>
            <w:rFonts w:ascii="Times New Roman" w:eastAsia="Times New Roman" w:hAnsi="Times New Roman" w:cs="Times New Roman"/>
            <w:sz w:val="24"/>
            <w:szCs w:val="24"/>
            <w:lang w:eastAsia="en-IN"/>
          </w:rPr>
          <w:t xml:space="preserve">detailed</w:t>
        </w:r>
      </w:ins>
      <w:r>
        <w:rPr>
          <w:rFonts w:ascii="Times New Roman" w:eastAsia="Times New Roman" w:hAnsi="Times New Roman" w:cs="Times New Roman"/>
          <w:sz w:val="24"/>
          <w:szCs w:val="24"/>
          <w:lang w:eastAsia="en-IN"/>
        </w:rPr>
        <w:t xml:space="preserve"> picture of </w:t>
      </w:r>
      <w:del w:id="90352" w:author="Grammar Check" w:date="2026-10-02T00:00:00Z">
        <w:r>
          <w:rPr>
            <w:rFonts w:ascii="Times New Roman" w:eastAsia="Times New Roman" w:hAnsi="Times New Roman" w:cs="Times New Roman"/>
            <w:sz w:val="24"/>
            <w:szCs w:val="24"/>
            <w:lang w:eastAsia="en-IN"/>
          </w:rPr>
          <w:delText xml:space="preserve">the </w:delText>
        </w:r>
      </w:del>
      <w:r>
        <w:rPr>
          <w:rFonts w:ascii="Times New Roman" w:eastAsia="Times New Roman" w:hAnsi="Times New Roman" w:cs="Times New Roman"/>
          <w:sz w:val="24"/>
          <w:szCs w:val="24"/>
          <w:lang w:eastAsia="en-IN"/>
        </w:rPr>
        <w:t xml:space="preserve">model performance </w:t>
      </w:r>
      <w:del w:id="90351" w:author="Grammar Check" w:date="2026-10-02T00:00:00Z">
        <w:r>
          <w:rPr>
            <w:rFonts w:ascii="Times New Roman" w:eastAsia="Times New Roman" w:hAnsi="Times New Roman" w:cs="Times New Roman"/>
            <w:sz w:val="24"/>
            <w:szCs w:val="24"/>
            <w:lang w:eastAsia="en-IN"/>
          </w:rPr>
          <w:delText xml:space="preserve">on a detailed level </w:delText>
        </w:r>
      </w:del>
      <w:r>
        <w:rPr>
          <w:rFonts w:ascii="Times New Roman" w:eastAsia="Times New Roman" w:hAnsi="Times New Roman" w:cs="Times New Roman"/>
          <w:sz w:val="24"/>
          <w:szCs w:val="24"/>
          <w:lang w:eastAsia="en-IN"/>
        </w:rPr>
        <w:t xml:space="preserve">by visualizing true positives, false positives, and false negatives.</w:t>
      </w:r>
    </w:p>
    <w:p w:rsidR="006A2C19" w:rsidRPr="00E66A31" w:rsidRDefault="00560EB4" w:rsidP="006A2C19">
      <w:pPr>
        <w:pStyle w:val="Heading1"/>
        <w:rPr>
          <w:rFonts w:ascii="Times New Roman" w:hAnsi="Times New Roman" w:cs="Times New Roman"/>
          <w:bCs w:val="0"/>
          <w:color w:val="auto"/>
          <w:sz w:val="24"/>
          <w:szCs w:val="24"/>
        </w:rPr>
      </w:pPr>
      <w:r>
        <w:rPr>
          <w:rFonts w:ascii="Times New Roman" w:hAnsi="Times New Roman" w:cs="Times New Roman"/>
          <w:bCs w:val="0"/>
          <w:color w:val="auto"/>
          <w:sz w:val="24"/>
          <w:szCs w:val="24"/>
        </w:rPr>
        <w:t xml:space="preserve">2.3.3 ROC </w:t>
      </w:r>
      <w:del w:id="90373" w:author="Grammar Check" w:date="2026-10-02T00:00:00Z">
        <w:r>
          <w:rPr>
            <w:rFonts w:ascii="Times New Roman" w:hAnsi="Times New Roman" w:cs="Times New Roman"/>
            <w:bCs w:val="0"/>
            <w:color w:val="auto"/>
            <w:sz w:val="24"/>
            <w:szCs w:val="24"/>
          </w:rPr>
          <w:delText xml:space="preserve">curve</w:delText>
        </w:r>
      </w:del>
      <w:ins w:id="90374" w:author="Grammar Check" w:date="2026-10-02T00:00:00Z">
        <w:r>
          <w:rPr>
            <w:rFonts w:ascii="Times New Roman" w:hAnsi="Times New Roman" w:cs="Times New Roman"/>
            <w:bCs w:val="0"/>
            <w:color w:val="auto"/>
            <w:sz w:val="24"/>
            <w:szCs w:val="24"/>
          </w:rPr>
          <w:t xml:space="preserve">and</w:t>
        </w:r>
      </w:ins>
      <w:r>
        <w:rPr>
          <w:rFonts w:ascii="Times New Roman" w:hAnsi="Times New Roman" w:cs="Times New Roman"/>
          <w:bCs w:val="0"/>
          <w:color w:val="auto"/>
          <w:sz w:val="24"/>
          <w:szCs w:val="24"/>
        </w:rPr>
        <w:t xml:space="preserve"> Precision–Recall </w:t>
      </w:r>
      <w:del w:id="90371" w:author="Grammar Check" w:date="2026-10-02T00:00:00Z">
        <w:r>
          <w:rPr>
            <w:rFonts w:ascii="Times New Roman" w:hAnsi="Times New Roman" w:cs="Times New Roman"/>
            <w:bCs w:val="0"/>
            <w:color w:val="auto"/>
            <w:sz w:val="24"/>
            <w:szCs w:val="24"/>
          </w:rPr>
          <w:delText xml:space="preserve">curves</w:delText>
        </w:r>
      </w:del>
      <w:ins w:id="90372" w:author="Grammar Check" w:date="2026-10-02T00:00:00Z">
        <w:r>
          <w:rPr>
            <w:rFonts w:ascii="Times New Roman" w:hAnsi="Times New Roman" w:cs="Times New Roman"/>
            <w:bCs w:val="0"/>
            <w:color w:val="auto"/>
            <w:sz w:val="24"/>
            <w:szCs w:val="24"/>
          </w:rPr>
          <w:t xml:space="preserve">Curves</w:t>
        </w:r>
      </w:ins>
      <w:r>
        <w:rPr>
          <w:rFonts w:ascii="Times New Roman" w:hAnsi="Times New Roman" w:cs="Times New Roman"/>
          <w:bCs w:val="0"/>
          <w:color w:val="auto"/>
          <w:sz w:val="24"/>
          <w:szCs w:val="24"/>
        </w:rPr>
        <w:t xml:space="preserve"> </w:t>
      </w:r>
    </w:p>
    <w:p w:rsidR="005F0771" w:rsidRDefault="005F0771" w:rsidP="00686F27">
      <w:pPr>
        <w:spacing w:before="240"/>
        <w:jc w:val="both"/>
        <w:rPr>
          <w:rFonts w:ascii="Times New Roman" w:eastAsia="Times New Roman" w:hAnsi="Times New Roman" w:cs="Times New Roman"/>
          <w:sz w:val="24"/>
          <w:szCs w:val="24"/>
          <w:lang w:eastAsia="en-IN"/>
        </w:rPr>
      </w:pPr>
      <w:del w:id="90378" w:author="Grammar Check" w:date="2026-10-02T00:00:00Z">
        <w:r>
          <w:rPr>
            <w:rFonts w:ascii="Times New Roman" w:eastAsia="Times New Roman" w:hAnsi="Times New Roman" w:cs="Times New Roman"/>
            <w:sz w:val="24"/>
            <w:szCs w:val="24"/>
            <w:lang w:eastAsia="en-IN"/>
          </w:rPr>
          <w:delText xml:space="preserve">Each traffic class was plotted to provide </w:delText>
        </w:r>
      </w:del>
      <w:r>
        <w:rPr>
          <w:rFonts w:ascii="Times New Roman" w:eastAsia="Times New Roman" w:hAnsi="Times New Roman" w:cs="Times New Roman"/>
          <w:sz w:val="24"/>
          <w:szCs w:val="24"/>
          <w:lang w:eastAsia="en-IN"/>
        </w:rPr>
        <w:t xml:space="preserve">ROC and precision</w:t>
      </w:r>
      <w:del w:id="90376" w:author="Grammar Check" w:date="2026-10-02T00:00:00Z">
        <w:r>
          <w:rPr>
            <w:rFonts w:ascii="Times New Roman" w:eastAsia="Times New Roman" w:hAnsi="Times New Roman" w:cs="Times New Roman"/>
            <w:sz w:val="24"/>
            <w:szCs w:val="24"/>
            <w:lang w:eastAsia="en-IN"/>
          </w:rPr>
          <w:delText xml:space="preserve">-</w:delText>
        </w:r>
      </w:del>
      <w:ins w:id="90377"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recall (PR) curves </w:t>
      </w:r>
      <w:ins w:id="90375" w:author="Grammar Check" w:date="2026-10-02T00:00:00Z">
        <w:r>
          <w:rPr>
            <w:rFonts w:ascii="Times New Roman" w:eastAsia="Times New Roman" w:hAnsi="Times New Roman" w:cs="Times New Roman"/>
            <w:sz w:val="24"/>
            <w:szCs w:val="24"/>
            <w:lang w:eastAsia="en-IN"/>
          </w:rPr>
          <w:t xml:space="preserve">were plotted for each traffic class </w:t>
        </w:r>
      </w:ins>
      <w:r>
        <w:rPr>
          <w:rFonts w:ascii="Times New Roman" w:eastAsia="Times New Roman" w:hAnsi="Times New Roman" w:cs="Times New Roman"/>
          <w:sz w:val="24"/>
          <w:szCs w:val="24"/>
          <w:lang w:eastAsia="en-IN"/>
        </w:rPr>
        <w:t xml:space="preserve">to evaluate the trade-off between true positives and false positives. These curves provide a more in-depth understanding of the model sensitivity and specificity, particularly when </w:t>
      </w:r>
      <w:del w:id="90394" w:author="Grammar Check" w:date="2026-10-02T00:00:00Z">
        <w:r>
          <w:rPr>
            <w:rFonts w:ascii="Times New Roman" w:eastAsia="Times New Roman" w:hAnsi="Times New Roman" w:cs="Times New Roman"/>
            <w:sz w:val="24"/>
            <w:szCs w:val="24"/>
            <w:lang w:eastAsia="en-IN"/>
          </w:rPr>
          <w:delText xml:space="preserve">there</w:delText>
        </w:r>
      </w:del>
      <w:ins w:id="90395" w:author="Grammar Check" w:date="2026-10-02T00:00:00Z">
        <w:r>
          <w:rPr>
            <w:rFonts w:ascii="Times New Roman" w:eastAsia="Times New Roman" w:hAnsi="Times New Roman" w:cs="Times New Roman"/>
            <w:sz w:val="24"/>
            <w:szCs w:val="24"/>
            <w:lang w:eastAsia="en-IN"/>
          </w:rPr>
          <w:t xml:space="preserve">the dataset</w:t>
        </w:r>
      </w:ins>
      <w:r>
        <w:rPr>
          <w:rFonts w:ascii="Times New Roman" w:eastAsia="Times New Roman" w:hAnsi="Times New Roman" w:cs="Times New Roman"/>
          <w:sz w:val="24"/>
          <w:szCs w:val="24"/>
          <w:lang w:eastAsia="en-IN"/>
        </w:rPr>
        <w:t xml:space="preserve"> is </w:t>
      </w:r>
      <w:del w:id="90392" w:author="Grammar Check" w:date="2026-10-02T00:00:00Z">
        <w:r>
          <w:rPr>
            <w:rFonts w:ascii="Times New Roman" w:eastAsia="Times New Roman" w:hAnsi="Times New Roman" w:cs="Times New Roman"/>
            <w:sz w:val="24"/>
            <w:szCs w:val="24"/>
            <w:lang w:eastAsia="en-IN"/>
          </w:rPr>
          <w:delText xml:space="preserve">an imbalance in the dataset,</w:delText>
        </w:r>
      </w:del>
      <w:ins w:id="90393" w:author="Grammar Check" w:date="2026-10-02T00:00:00Z">
        <w:r>
          <w:rPr>
            <w:rFonts w:ascii="Times New Roman" w:eastAsia="Times New Roman" w:hAnsi="Times New Roman" w:cs="Times New Roman"/>
            <w:sz w:val="24"/>
            <w:szCs w:val="24"/>
            <w:lang w:eastAsia="en-IN"/>
          </w:rPr>
          <w:t xml:space="preserve">imbalanced</w:t>
        </w:r>
      </w:ins>
      <w:r>
        <w:rPr>
          <w:rFonts w:ascii="Times New Roman" w:eastAsia="Times New Roman" w:hAnsi="Times New Roman" w:cs="Times New Roman"/>
          <w:sz w:val="24"/>
          <w:szCs w:val="24"/>
          <w:lang w:eastAsia="en-IN"/>
        </w:rPr>
        <w:t xml:space="preserve"> and some </w:t>
      </w:r>
      <w:ins w:id="90391" w:author="Grammar Check" w:date="2026-10-02T00:00:00Z">
        <w:r>
          <w:rPr>
            <w:rFonts w:ascii="Times New Roman" w:eastAsia="Times New Roman" w:hAnsi="Times New Roman" w:cs="Times New Roman"/>
            <w:sz w:val="24"/>
            <w:szCs w:val="24"/>
            <w:lang w:eastAsia="en-IN"/>
          </w:rPr>
          <w:t xml:space="preserve">attack </w:t>
        </w:r>
      </w:ins>
      <w:r>
        <w:rPr>
          <w:rFonts w:ascii="Times New Roman" w:eastAsia="Times New Roman" w:hAnsi="Times New Roman" w:cs="Times New Roman"/>
          <w:sz w:val="24"/>
          <w:szCs w:val="24"/>
          <w:lang w:eastAsia="en-IN"/>
        </w:rPr>
        <w:t xml:space="preserve">types</w:t>
      </w:r>
      <w:del w:id="90390" w:author="Grammar Check" w:date="2026-10-02T00:00:00Z">
        <w:r>
          <w:rPr>
            <w:rFonts w:ascii="Times New Roman" w:eastAsia="Times New Roman" w:hAnsi="Times New Roman" w:cs="Times New Roman"/>
            <w:sz w:val="24"/>
            <w:szCs w:val="24"/>
            <w:lang w:eastAsia="en-IN"/>
          </w:rPr>
          <w:delText xml:space="preserve"> of attacks</w:delText>
        </w:r>
      </w:del>
      <w:r>
        <w:rPr>
          <w:rFonts w:ascii="Times New Roman" w:eastAsia="Times New Roman" w:hAnsi="Times New Roman" w:cs="Times New Roman"/>
          <w:sz w:val="24"/>
          <w:szCs w:val="24"/>
          <w:lang w:eastAsia="en-IN"/>
        </w:rPr>
        <w:t xml:space="preserve"> are underrepresented. </w:t>
      </w:r>
      <w:del w:id="90388" w:author="Grammar Check" w:date="2026-10-02T00:00:00Z">
        <w:r>
          <w:rPr>
            <w:rFonts w:ascii="Times New Roman" w:eastAsia="Times New Roman" w:hAnsi="Times New Roman" w:cs="Times New Roman"/>
            <w:sz w:val="24"/>
            <w:szCs w:val="24"/>
            <w:lang w:eastAsia="en-IN"/>
          </w:rPr>
          <w:delText xml:space="preserve">The</w:delText>
        </w:r>
      </w:del>
      <w:ins w:id="90389" w:author="Grammar Check" w:date="2026-10-02T00:00:00Z">
        <w:r>
          <w:rPr>
            <w:rFonts w:ascii="Times New Roman" w:eastAsia="Times New Roman" w:hAnsi="Times New Roman" w:cs="Times New Roman"/>
            <w:sz w:val="24"/>
            <w:szCs w:val="24"/>
            <w:lang w:eastAsia="en-IN"/>
          </w:rPr>
          <w:t xml:space="preserve">High AUC and AP values indicate the</w:t>
        </w:r>
      </w:ins>
      <w:r>
        <w:rPr>
          <w:rFonts w:ascii="Times New Roman" w:eastAsia="Times New Roman" w:hAnsi="Times New Roman" w:cs="Times New Roman"/>
          <w:sz w:val="24"/>
          <w:szCs w:val="24"/>
          <w:lang w:eastAsia="en-IN"/>
        </w:rPr>
        <w:t xml:space="preserve"> ability to discriminate between </w:t>
      </w:r>
      <w:del w:id="90386" w:author="Grammar Check" w:date="2026-10-02T00:00:00Z">
        <w:r>
          <w:rPr>
            <w:rFonts w:ascii="Times New Roman" w:eastAsia="Times New Roman" w:hAnsi="Times New Roman" w:cs="Times New Roman"/>
            <w:sz w:val="24"/>
            <w:szCs w:val="24"/>
            <w:lang w:eastAsia="en-IN"/>
          </w:rPr>
          <w:delText xml:space="preserve">frequently</w:delText>
        </w:r>
      </w:del>
      <w:ins w:id="90387" w:author="Grammar Check" w:date="2026-10-02T00:00:00Z">
        <w:r>
          <w:rPr>
            <w:rFonts w:ascii="Times New Roman" w:eastAsia="Times New Roman" w:hAnsi="Times New Roman" w:cs="Times New Roman"/>
            <w:sz w:val="24"/>
            <w:szCs w:val="24"/>
            <w:lang w:eastAsia="en-IN"/>
          </w:rPr>
          <w:t xml:space="preserve">frequent</w:t>
        </w:r>
      </w:ins>
      <w:r>
        <w:rPr>
          <w:rFonts w:ascii="Times New Roman" w:eastAsia="Times New Roman" w:hAnsi="Times New Roman" w:cs="Times New Roman"/>
          <w:sz w:val="24"/>
          <w:szCs w:val="24"/>
          <w:lang w:eastAsia="en-IN"/>
        </w:rPr>
        <w:t xml:space="preserve"> and </w:t>
      </w:r>
      <w:del w:id="90384" w:author="Grammar Check" w:date="2026-10-02T00:00:00Z">
        <w:r>
          <w:rPr>
            <w:rFonts w:ascii="Times New Roman" w:eastAsia="Times New Roman" w:hAnsi="Times New Roman" w:cs="Times New Roman"/>
            <w:sz w:val="24"/>
            <w:szCs w:val="24"/>
            <w:lang w:eastAsia="en-IN"/>
          </w:rPr>
          <w:delText xml:space="preserve">rarely used</w:delText>
        </w:r>
      </w:del>
      <w:ins w:id="90385" w:author="Grammar Check" w:date="2026-10-02T00:00:00Z">
        <w:r>
          <w:rPr>
            <w:rFonts w:ascii="Times New Roman" w:eastAsia="Times New Roman" w:hAnsi="Times New Roman" w:cs="Times New Roman"/>
            <w:sz w:val="24"/>
            <w:szCs w:val="24"/>
            <w:lang w:eastAsia="en-IN"/>
          </w:rPr>
          <w:t xml:space="preserve">rare</w:t>
        </w:r>
      </w:ins>
      <w:r>
        <w:rPr>
          <w:rFonts w:ascii="Times New Roman" w:eastAsia="Times New Roman" w:hAnsi="Times New Roman" w:cs="Times New Roman"/>
          <w:sz w:val="24"/>
          <w:szCs w:val="24"/>
          <w:lang w:eastAsia="en-IN"/>
        </w:rPr>
        <w:t xml:space="preserve"> attack patterns</w:t>
      </w:r>
      <w:del w:id="90383" w:author="Grammar Check" w:date="2026-10-02T00:00:00Z">
        <w:r>
          <w:rPr>
            <w:rFonts w:ascii="Times New Roman" w:eastAsia="Times New Roman" w:hAnsi="Times New Roman" w:cs="Times New Roman"/>
            <w:sz w:val="24"/>
            <w:szCs w:val="24"/>
            <w:lang w:eastAsia="en-IN"/>
          </w:rPr>
          <w:delText xml:space="preserve"> is indicated by high AUC and AP values</w:delText>
        </w:r>
      </w:del>
      <w:r>
        <w:rPr>
          <w:rFonts w:ascii="Times New Roman" w:eastAsia="Times New Roman" w:hAnsi="Times New Roman" w:cs="Times New Roman"/>
          <w:sz w:val="24"/>
          <w:szCs w:val="24"/>
          <w:lang w:eastAsia="en-IN"/>
        </w:rPr>
        <w:t xml:space="preserve">, </w:t>
      </w:r>
      <w:del w:id="90381" w:author="Grammar Check" w:date="2026-10-02T00:00:00Z">
        <w:r>
          <w:rPr>
            <w:rFonts w:ascii="Times New Roman" w:eastAsia="Times New Roman" w:hAnsi="Times New Roman" w:cs="Times New Roman"/>
            <w:sz w:val="24"/>
            <w:szCs w:val="24"/>
            <w:lang w:eastAsia="en-IN"/>
          </w:rPr>
          <w:delText xml:space="preserve">which demonstrate</w:delText>
        </w:r>
      </w:del>
      <w:ins w:id="90382" w:author="Grammar Check" w:date="2026-10-02T00:00:00Z">
        <w:r>
          <w:rPr>
            <w:rFonts w:ascii="Times New Roman" w:eastAsia="Times New Roman" w:hAnsi="Times New Roman" w:cs="Times New Roman"/>
            <w:sz w:val="24"/>
            <w:szCs w:val="24"/>
            <w:lang w:eastAsia="en-IN"/>
          </w:rPr>
          <w:t xml:space="preserve">demonstrating</w:t>
        </w:r>
      </w:ins>
      <w:r>
        <w:rPr>
          <w:rFonts w:ascii="Times New Roman" w:eastAsia="Times New Roman" w:hAnsi="Times New Roman" w:cs="Times New Roman"/>
          <w:sz w:val="24"/>
          <w:szCs w:val="24"/>
          <w:lang w:eastAsia="en-IN"/>
        </w:rPr>
        <w:t xml:space="preserve"> the model's effectiveness in detecting </w:t>
      </w:r>
      <w:del w:id="90379" w:author="Grammar Check" w:date="2026-10-02T00:00:00Z">
        <w:r>
          <w:rPr>
            <w:rFonts w:ascii="Times New Roman" w:eastAsia="Times New Roman" w:hAnsi="Times New Roman" w:cs="Times New Roman"/>
            <w:sz w:val="24"/>
            <w:szCs w:val="24"/>
            <w:lang w:eastAsia="en-IN"/>
          </w:rPr>
          <w:delText xml:space="preserve">these patterns</w:delText>
        </w:r>
      </w:del>
      <w:ins w:id="90380" w:author="Grammar Check" w:date="2026-10-02T00:00:00Z">
        <w:r>
          <w:rPr>
            <w:rFonts w:ascii="Times New Roman" w:eastAsia="Times New Roman" w:hAnsi="Times New Roman" w:cs="Times New Roman"/>
            <w:sz w:val="24"/>
            <w:szCs w:val="24"/>
            <w:lang w:eastAsia="en-IN"/>
          </w:rPr>
          <w:t xml:space="preserve">them</w:t>
        </w:r>
      </w:ins>
      <w:r>
        <w:rPr>
          <w:rFonts w:ascii="Times New Roman" w:eastAsia="Times New Roman" w:hAnsi="Times New Roman" w:cs="Times New Roman"/>
          <w:sz w:val="24"/>
          <w:szCs w:val="24"/>
          <w:lang w:eastAsia="en-IN"/>
        </w:rPr>
        <w:t xml:space="preserve">.</w:t>
      </w:r>
    </w:p>
    <w:p w:rsidR="007B6CAF" w:rsidRPr="00E66A31" w:rsidRDefault="00686F27" w:rsidP="00686F27">
      <w:pPr>
        <w:spacing w:before="240"/>
        <w:jc w:val="both"/>
        <w:rPr>
          <w:rFonts w:ascii="Times New Roman" w:hAnsi="Times New Roman" w:cs="Times New Roman"/>
          <w:b/>
          <w:sz w:val="28"/>
          <w:szCs w:val="24"/>
        </w:rPr>
      </w:pPr>
      <w:r>
        <w:rPr>
          <w:rFonts w:ascii="Times New Roman" w:hAnsi="Times New Roman" w:cs="Times New Roman"/>
          <w:b/>
          <w:sz w:val="28"/>
          <w:szCs w:val="24"/>
        </w:rPr>
        <w:t>III. DEEP LEARNING MODEL DESIGN</w:t>
      </w:r>
    </w:p>
    <w:p w:rsidR="00EA0F47" w:rsidRDefault="00EA0F47" w:rsidP="008C2CED">
      <w:pPr>
        <w:pStyle w:val="NormalWeb"/>
        <w:jc w:val="both"/>
      </w:pPr>
      <w:r>
        <w:rPr>
          <w:color w:val="00A651"/>
        </w:rPr>
        <w:t>In this study</w:t>
      </w:r>
      <w:r>
        <w:t xml:space="preserve">, three types of deep learning </w:t>
      </w:r>
      <w:del w:id="90398" w:author="Grammar Check" w:date="2026-10-02T00:00:00Z">
        <w:r>
          <w:delText xml:space="preserve">structures</w:delText>
        </w:r>
      </w:del>
      <w:ins w:id="90399" w:author="Grammar Check" w:date="2026-10-02T00:00:00Z">
        <w:r>
          <w:t xml:space="preserve">architectures</w:t>
        </w:r>
      </w:ins>
      <w:r>
        <w:t xml:space="preserve"> were assessed to </w:t>
      </w:r>
      <w:del w:id="90396" w:author="Grammar Check" w:date="2026-10-02T00:00:00Z">
        <w:r>
          <w:delText xml:space="preserve">elicit</w:delText>
        </w:r>
      </w:del>
      <w:ins w:id="90397" w:author="Grammar Check" w:date="2026-10-02T00:00:00Z">
        <w:r>
          <w:t xml:space="preserve">capture</w:t>
        </w:r>
      </w:ins>
      <w:r>
        <w:t xml:space="preserve"> the spatial, temporal, and attention-based characteristics of IoT traffic.</w:t>
      </w:r>
    </w:p>
    <w:p w:rsidR="00FA6214" w:rsidRDefault="00006DA4">
      <w:pPr>
        <w:pStyle w:val="NormalWeb"/>
        <w:jc w:val="both"/>
      </w:pPr>
      <w:r>
        <w:rPr>
          <w:color w:val="C00000"/>
        </w:rPr>
        <w:t>Input representation. Each sample is a single flow record described by 76 features. For the convolutional, recurrent, and attention-based models, each feature vector is reshaped into a sequence of shape 76 × 1, so that convolution, recurrence, and attention operate along the feature dimension of a single flow; consecutive flows are not grouped into time windows. The FNN receives the flat 76-dimensional feature vector.</w:t>
      </w:r>
    </w:p>
    <w:p w:rsidR="009E1D34" w:rsidRPr="00E66A31" w:rsidRDefault="00DB1E9F" w:rsidP="009E1D34">
      <w:pPr>
        <w:pStyle w:val="NormalWeb"/>
        <w:rPr>
          <w:rStyle w:val="Strong"/>
        </w:rPr>
      </w:pPr>
      <w:r>
        <w:rPr>
          <w:rStyle w:val="Strong"/>
        </w:rPr>
        <w:t>3.1 Standalone Deep Learning Models</w:t>
      </w:r>
    </w:p>
    <w:p w:rsidR="00EA0F47" w:rsidRPr="00EA0F47" w:rsidRDefault="00EA0F47" w:rsidP="008C2CED">
      <w:pPr>
        <w:pStyle w:val="NormalWeb"/>
        <w:jc w:val="both"/>
        <w:rPr>
          <w:bCs/>
        </w:rPr>
      </w:pPr>
      <w:r>
        <w:rPr>
          <w:bCs/>
        </w:rPr>
        <w:t xml:space="preserve">Standalone deep learning models refer to independent neural networks, such as FNN, CNN, LSTM, GRU, or Transformer, that operate without being combined with other models. These models </w:t>
      </w:r>
      <w:del w:id="90409" w:author="Grammar Check" w:date="2026-10-02T00:00:00Z">
        <w:r>
          <w:rPr>
            <w:bCs/>
          </w:rPr>
          <w:delText xml:space="preserve">are trained using data, offering</w:delText>
        </w:r>
      </w:del>
      <w:ins w:id="90410" w:author="Grammar Check" w:date="2026-10-02T00:00:00Z">
        <w:r>
          <w:rPr>
            <w:bCs/>
          </w:rPr>
          <w:t xml:space="preserve">offer</w:t>
        </w:r>
      </w:ins>
      <w:r>
        <w:rPr>
          <w:bCs/>
        </w:rPr>
        <w:t xml:space="preserve"> a simpler design and </w:t>
      </w:r>
      <w:del w:id="90407" w:author="Grammar Check" w:date="2026-10-02T00:00:00Z">
        <w:r>
          <w:rPr>
            <w:bCs/>
          </w:rPr>
          <w:delText xml:space="preserve">effective</w:delText>
        </w:r>
      </w:del>
      <w:ins w:id="90408" w:author="Grammar Check" w:date="2026-10-02T00:00:00Z">
        <w:r>
          <w:rPr>
            <w:bCs/>
          </w:rPr>
          <w:t xml:space="preserve">efficient</w:t>
        </w:r>
      </w:ins>
      <w:r>
        <w:rPr>
          <w:bCs/>
        </w:rPr>
        <w:t xml:space="preserve"> training while still capturing </w:t>
      </w:r>
      <w:ins w:id="90406" w:author="Grammar Check" w:date="2026-10-02T00:00:00Z">
        <w:r>
          <w:rPr>
            <w:bCs/>
          </w:rPr>
          <w:t xml:space="preserve">the </w:t>
        </w:r>
      </w:ins>
      <w:r>
        <w:rPr>
          <w:bCs/>
        </w:rPr>
        <w:t xml:space="preserve">intricate patterns necessary for </w:t>
      </w:r>
      <w:del w:id="90404" w:author="Grammar Check" w:date="2026-10-02T00:00:00Z">
        <w:r>
          <w:rPr>
            <w:bCs/>
          </w:rPr>
          <w:delText xml:space="preserve">classifying</w:delText>
        </w:r>
      </w:del>
      <w:ins w:id="90405" w:author="Grammar Check" w:date="2026-10-02T00:00:00Z">
        <w:r>
          <w:rPr>
            <w:bCs/>
          </w:rPr>
          <w:t xml:space="preserve">classification</w:t>
        </w:r>
      </w:ins>
      <w:r>
        <w:rPr>
          <w:bCs/>
        </w:rPr>
        <w:t xml:space="preserve"> or </w:t>
      </w:r>
      <w:del w:id="90402" w:author="Grammar Check" w:date="2026-10-02T00:00:00Z">
        <w:r>
          <w:rPr>
            <w:bCs/>
          </w:rPr>
          <w:delText xml:space="preserve">regressing</w:delText>
        </w:r>
      </w:del>
      <w:ins w:id="90403" w:author="Grammar Check" w:date="2026-10-02T00:00:00Z">
        <w:r>
          <w:rPr>
            <w:bCs/>
          </w:rPr>
          <w:t xml:space="preserve">regression</w:t>
        </w:r>
      </w:ins>
      <w:r>
        <w:rPr>
          <w:bCs/>
        </w:rPr>
        <w:t xml:space="preserve"> </w:t>
      </w:r>
      <w:del w:id="90400" w:author="Grammar Check" w:date="2026-10-02T00:00:00Z">
        <w:r>
          <w:rPr>
            <w:bCs/>
          </w:rPr>
          <w:delText xml:space="preserve">one variable against another</w:delText>
        </w:r>
      </w:del>
      <w:ins w:id="90401" w:author="Grammar Check" w:date="2026-10-02T00:00:00Z">
        <w:r>
          <w:rPr>
            <w:bCs/>
          </w:rPr>
          <w:t xml:space="preserve">tasks</w:t>
        </w:r>
      </w:ins>
      <w:r>
        <w:rPr>
          <w:bCs/>
        </w:rPr>
        <w:t xml:space="preserve">.</w:t>
      </w:r>
    </w:p>
    <w:p w:rsidR="009E1D34" w:rsidRPr="00E66A31" w:rsidRDefault="009E1D34" w:rsidP="009E1D34">
      <w:pPr>
        <w:pStyle w:val="NormalWeb"/>
      </w:pPr>
      <w:r>
        <w:rPr>
          <w:rStyle w:val="Strong"/>
        </w:rPr>
        <w:t>3.1.1 Feedforward Neural Network (FNN):</w:t>
      </w:r>
      <w:r>
        <w:t xml:space="preserve"> </w:t>
      </w:r>
    </w:p>
    <w:p w:rsidR="00D20ED1" w:rsidRPr="00E66A31" w:rsidRDefault="00EA0F47" w:rsidP="008C2CED">
      <w:pPr>
        <w:pStyle w:val="NormalWeb"/>
        <w:jc w:val="both"/>
      </w:pPr>
      <w:r>
        <w:t xml:space="preserve">Figure 5 shows a common </w:t>
      </w:r>
      <w:r>
        <w:rPr>
          <w:color w:val="0070C0"/>
        </w:rPr>
        <w:t>FNN</w:t>
      </w:r>
      <w:r>
        <w:t xml:space="preserve">, which is one of the most popular ANN designs, </w:t>
      </w:r>
      <w:del w:id="90418" w:author="Grammar Check" w:date="2026-10-02T00:00:00Z">
        <w:r>
          <w:delText xml:space="preserve">with</w:delText>
        </w:r>
      </w:del>
      <w:ins w:id="90419" w:author="Grammar Check" w:date="2026-10-02T00:00:00Z">
        <w:r>
          <w:t xml:space="preserve">in which</w:t>
        </w:r>
      </w:ins>
      <w:r>
        <w:t xml:space="preserve"> information </w:t>
      </w:r>
      <w:del w:id="90416" w:author="Grammar Check" w:date="2026-10-02T00:00:00Z">
        <w:r>
          <w:delText xml:space="preserve">flowing exclusively</w:delText>
        </w:r>
      </w:del>
      <w:ins w:id="90417" w:author="Grammar Check" w:date="2026-10-02T00:00:00Z">
        <w:r>
          <w:t xml:space="preserve">flows</w:t>
        </w:r>
      </w:ins>
      <w:r>
        <w:t xml:space="preserve"> in </w:t>
      </w:r>
      <w:ins w:id="90415" w:author="Grammar Check" w:date="2026-10-02T00:00:00Z">
        <w:r>
          <w:t xml:space="preserve">only </w:t>
        </w:r>
      </w:ins>
      <w:r>
        <w:t xml:space="preserve">one </w:t>
      </w:r>
      <w:del w:id="90413" w:author="Grammar Check" w:date="2026-10-02T00:00:00Z">
        <w:r>
          <w:delText xml:space="preserve">way, namely</w:delText>
        </w:r>
      </w:del>
      <w:ins w:id="90414" w:author="Grammar Check" w:date="2026-10-02T00:00:00Z">
        <w:r>
          <w:t xml:space="preserve">direction</w:t>
        </w:r>
      </w:ins>
      <w:r>
        <w:t xml:space="preserve">, from the input layer to the output layer </w:t>
      </w:r>
      <w:del w:id="90411" w:author="Grammar Check" w:date="2026-10-02T00:00:00Z">
        <w:r>
          <w:delText xml:space="preserve">via</w:delText>
        </w:r>
      </w:del>
      <w:ins w:id="90412" w:author="Grammar Check" w:date="2026-10-02T00:00:00Z">
        <w:r>
          <w:t xml:space="preserve">through</w:t>
        </w:r>
      </w:ins>
      <w:r>
        <w:t xml:space="preserve"> a series of hidden layers [29]. </w:t>
      </w:r>
    </w:p>
    <w:p w:rsidR="00553FF0" w:rsidRPr="00E66A31" w:rsidRDefault="00D20ED1" w:rsidP="00D20ED1">
      <w:pPr>
        <w:pStyle w:val="NormalWeb"/>
        <w:jc w:val="center"/>
      </w:pPr>
      <w:r>
        <w:rPr>
          <w:noProof/>
        </w:rPr>
        <w:drawing>
          <wp:inline distT="0" distB="0" distL="0" distR="0" wp14:anchorId="3DAE28FF" wp14:editId="671E8F70">
            <wp:extent cx="3770142" cy="1743228"/>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6114" cy="1745989"/>
                    </a:xfrm>
                    <a:prstGeom prst="rect">
                      <a:avLst/>
                    </a:prstGeom>
                  </pic:spPr>
                </pic:pic>
              </a:graphicData>
            </a:graphic>
          </wp:inline>
        </w:drawing>
      </w:r>
    </w:p>
    <w:p w:rsidR="00D20ED1" w:rsidRPr="00E66A31" w:rsidRDefault="00BB0AEB" w:rsidP="00D20ED1">
      <w:pPr>
        <w:pStyle w:val="NormalWeb"/>
        <w:jc w:val="center"/>
      </w:pPr>
      <w:r>
        <w:rPr>
          <w:b/>
        </w:rPr>
        <w:t>Figure 5.</w:t>
      </w:r>
      <w:r>
        <w:t xml:space="preserve"> FNN architecture. </w:t>
      </w:r>
    </w:p>
    <w:p w:rsidR="006C4ED6" w:rsidRDefault="006C4ED6" w:rsidP="008C2CED">
      <w:pPr>
        <w:pStyle w:val="NormalWeb"/>
        <w:jc w:val="both"/>
      </w:pPr>
      <w:r>
        <w:t xml:space="preserve">Diagram of a feedforward neural network architecture consisting of an input layer, multiple fully connected hidden layers, and an output layer used for traffic classification. The sizes of the input and output layers are </w:t>
      </w:r>
      <w:del w:id="90442" w:author="Grammar Check" w:date="2026-10-02T00:00:00Z">
        <w:r>
          <w:delText xml:space="preserve">directly</w:delText>
        </w:r>
      </w:del>
      <w:ins w:id="90443" w:author="Grammar Check" w:date="2026-10-02T00:00:00Z">
        <w:r>
          <w:t xml:space="preserve">determined</w:t>
        </w:r>
      </w:ins>
      <w:r>
        <w:t xml:space="preserve"> </w:t>
      </w:r>
      <w:del w:id="90440" w:author="Grammar Check" w:date="2026-10-02T00:00:00Z">
        <w:r>
          <w:delText xml:space="preserve">proportional to</w:delText>
        </w:r>
      </w:del>
      <w:ins w:id="90441" w:author="Grammar Check" w:date="2026-10-02T00:00:00Z">
        <w:r>
          <w:t xml:space="preserve">by</w:t>
        </w:r>
      </w:ins>
      <w:r>
        <w:t xml:space="preserve"> the </w:t>
      </w:r>
      <w:del w:id="90438" w:author="Grammar Check" w:date="2026-10-02T00:00:00Z">
        <w:r>
          <w:delText xml:space="preserve">variables</w:delText>
        </w:r>
      </w:del>
      <w:ins w:id="90439" w:author="Grammar Check" w:date="2026-10-02T00:00:00Z">
        <w:r>
          <w:t xml:space="preserve">number of input features and output classes</w:t>
        </w:r>
      </w:ins>
      <w:r>
        <w:t xml:space="preserve"> of the problem, and the size of the hidden layers is often chosen </w:t>
      </w:r>
      <w:del w:id="90436" w:author="Grammar Check" w:date="2026-10-02T00:00:00Z">
        <w:r>
          <w:delText xml:space="preserve">using</w:delText>
        </w:r>
      </w:del>
      <w:ins w:id="90437" w:author="Grammar Check" w:date="2026-10-02T00:00:00Z">
        <w:r>
          <w:t xml:space="preserve">by</w:t>
        </w:r>
      </w:ins>
      <w:r>
        <w:t xml:space="preserve"> trial and error to </w:t>
      </w:r>
      <w:del w:id="90434" w:author="Grammar Check" w:date="2026-10-02T00:00:00Z">
        <w:r>
          <w:delText xml:space="preserve">determine the</w:delText>
        </w:r>
      </w:del>
      <w:ins w:id="90435" w:author="Grammar Check" w:date="2026-10-02T00:00:00Z">
        <w:r>
          <w:t xml:space="preserve">achieve</w:t>
        </w:r>
      </w:ins>
      <w:r>
        <w:t xml:space="preserve"> optimal performance. Every neuron is </w:t>
      </w:r>
      <w:del w:id="90432" w:author="Grammar Check" w:date="2026-10-02T00:00:00Z">
        <w:r>
          <w:delText xml:space="preserve">completely</w:delText>
        </w:r>
      </w:del>
      <w:ins w:id="90433" w:author="Grammar Check" w:date="2026-10-02T00:00:00Z">
        <w:r>
          <w:t xml:space="preserve">fully</w:t>
        </w:r>
      </w:ins>
      <w:r>
        <w:t xml:space="preserve"> </w:t>
      </w:r>
      <w:del w:id="90430" w:author="Grammar Check" w:date="2026-10-02T00:00:00Z">
        <w:r>
          <w:delText xml:space="preserve">linked</w:delText>
        </w:r>
      </w:del>
      <w:ins w:id="90431" w:author="Grammar Check" w:date="2026-10-02T00:00:00Z">
        <w:r>
          <w:t xml:space="preserve">connected</w:t>
        </w:r>
      </w:ins>
      <w:r>
        <w:t xml:space="preserve"> </w:t>
      </w:r>
      <w:del w:id="90428" w:author="Grammar Check" w:date="2026-10-02T00:00:00Z">
        <w:r>
          <w:delText xml:space="preserve">with</w:delText>
        </w:r>
      </w:del>
      <w:ins w:id="90429" w:author="Grammar Check" w:date="2026-10-02T00:00:00Z">
        <w:r>
          <w:t xml:space="preserve">to</w:t>
        </w:r>
      </w:ins>
      <w:r>
        <w:t xml:space="preserve"> the neurons in the subsequent layer, which allows the network to </w:t>
      </w:r>
      <w:del w:id="90426" w:author="Grammar Check" w:date="2026-10-02T00:00:00Z">
        <w:r>
          <w:delText xml:space="preserve">acquire</w:delText>
        </w:r>
      </w:del>
      <w:ins w:id="90427" w:author="Grammar Check" w:date="2026-10-02T00:00:00Z">
        <w:r>
          <w:t xml:space="preserve">learn</w:t>
        </w:r>
      </w:ins>
      <w:r>
        <w:t xml:space="preserve"> intricate correlations in the data. In practice, </w:t>
      </w:r>
      <w:r>
        <w:rPr>
          <w:color w:val="0070C0"/>
        </w:rPr>
        <w:t>FNNs</w:t>
      </w:r>
      <w:r>
        <w:t xml:space="preserve"> can have numerous neurons and layers, which enables them to identify patterns </w:t>
      </w:r>
      <w:del w:id="90424" w:author="Grammar Check" w:date="2026-10-02T00:00:00Z">
        <w:r>
          <w:delText xml:space="preserve">in</w:delText>
        </w:r>
      </w:del>
      <w:ins w:id="90425" w:author="Grammar Check" w:date="2026-10-02T00:00:00Z">
        <w:r>
          <w:t xml:space="preserve">such</w:t>
        </w:r>
      </w:ins>
      <w:r>
        <w:t xml:space="preserve"> </w:t>
      </w:r>
      <w:del w:id="90422" w:author="Grammar Check" w:date="2026-10-02T00:00:00Z">
        <w:r>
          <w:delText xml:space="preserve">a manner similar to</w:delText>
        </w:r>
      </w:del>
      <w:ins w:id="90423" w:author="Grammar Check" w:date="2026-10-02T00:00:00Z">
        <w:r>
          <w:t xml:space="preserve">as</w:t>
        </w:r>
      </w:ins>
      <w:r>
        <w:t xml:space="preserve"> the </w:t>
      </w:r>
      <w:del w:id="90420" w:author="Grammar Check" w:date="2026-10-02T00:00:00Z">
        <w:r>
          <w:delText xml:space="preserve">difference</w:delText>
        </w:r>
      </w:del>
      <w:ins w:id="90421" w:author="Grammar Check" w:date="2026-10-02T00:00:00Z">
        <w:r>
          <w:t xml:space="preserve">differences</w:t>
        </w:r>
      </w:ins>
      <w:r>
        <w:t xml:space="preserve"> between attack and non-attack events in cybersecurity tasks.</w:t>
      </w:r>
    </w:p>
    <w:p w:rsidR="009E1D34" w:rsidRPr="00E66A31" w:rsidRDefault="009E1D34" w:rsidP="009E1D34">
      <w:pPr>
        <w:pStyle w:val="NormalWeb"/>
      </w:pPr>
      <w:r>
        <w:rPr>
          <w:rStyle w:val="Strong"/>
        </w:rPr>
        <w:t>3.1.2 One-Dimensional Convolutional Neural Network (CNN-1D):</w:t>
      </w:r>
      <w:r>
        <w:t xml:space="preserve"> </w:t>
      </w:r>
    </w:p>
    <w:p w:rsidR="00C13D09" w:rsidRPr="00C13D09" w:rsidRDefault="00C13D09" w:rsidP="00C13D09">
      <w:pPr>
        <w:pStyle w:val="NormalWeb"/>
        <w:jc w:val="both"/>
      </w:pPr>
      <w:r>
        <w:t>Figure 6 illustrates the CNN-1D architecture used to automatically extract hierarchical features from sequential inputs. The model begins with an input layer followed by a sequence of Conv1D layers, where convolutional filters slide across the input sequence to identify local patterns using specified kernel sizes and ReLU activation functions [30].</w:t>
      </w:r>
    </w:p>
    <w:p w:rsidR="009E1D34" w:rsidRPr="00E66A31" w:rsidRDefault="009E1D34" w:rsidP="00B372CD">
      <w:pPr>
        <w:pStyle w:val="NormalWeb"/>
        <w:jc w:val="center"/>
      </w:pPr>
      <w:r>
        <w:rPr>
          <w:b/>
          <w:noProof/>
        </w:rPr>
        <w:drawing>
          <wp:inline distT="0" distB="0" distL="0" distR="0" wp14:anchorId="67819359" wp14:editId="6E09F98B">
            <wp:extent cx="5345906" cy="1344295"/>
            <wp:effectExtent l="0" t="0" r="762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7181" b="13626"/>
                    <a:stretch/>
                  </pic:blipFill>
                  <pic:spPr bwMode="auto">
                    <a:xfrm>
                      <a:off x="0" y="0"/>
                      <a:ext cx="5447334" cy="1369800"/>
                    </a:xfrm>
                    <a:prstGeom prst="rect">
                      <a:avLst/>
                    </a:prstGeom>
                    <a:ln>
                      <a:noFill/>
                    </a:ln>
                    <a:extLst>
                      <a:ext uri="{53640926-AAD7-44D8-BBD7-CCE9431645EC}">
                        <a14:shadowObscured xmlns:a14="http://schemas.microsoft.com/office/drawing/2010/main"/>
                      </a:ext>
                    </a:extLst>
                  </pic:spPr>
                </pic:pic>
              </a:graphicData>
            </a:graphic>
          </wp:inline>
        </w:drawing>
      </w:r>
    </w:p>
    <w:p w:rsidR="00D20ED1" w:rsidRPr="00E66A31" w:rsidRDefault="00BB0AEB" w:rsidP="00ED568F">
      <w:pPr>
        <w:pStyle w:val="NormalWeb"/>
        <w:jc w:val="center"/>
      </w:pPr>
      <w:r>
        <w:rPr>
          <w:b/>
        </w:rPr>
        <w:t>Figure 6.</w:t>
      </w:r>
      <w:r>
        <w:t xml:space="preserve"> CNN-1D model architecture.</w:t>
      </w:r>
    </w:p>
    <w:p w:rsidR="00C13D09" w:rsidRPr="00C13D09" w:rsidRDefault="00C13D09" w:rsidP="008C2CED">
      <w:pPr>
        <w:pStyle w:val="NormalWeb"/>
        <w:jc w:val="both"/>
      </w:pPr>
      <w:r>
        <w:t xml:space="preserve">Architecture of a CNN-1D showing convolution, pooling, and dense layers for extracting spatial features from network traffic data. A max pooling layer is then used to reduce the </w:t>
      </w:r>
      <w:del w:id="90457" w:author="Grammar Check" w:date="2026-10-02T00:00:00Z">
        <w:r>
          <w:delText xml:space="preserve">dimensions</w:delText>
        </w:r>
      </w:del>
      <w:ins w:id="90458" w:author="Grammar Check" w:date="2026-10-02T00:00:00Z">
        <w:r>
          <w:t xml:space="preserve">dimensionality</w:t>
        </w:r>
      </w:ins>
      <w:r>
        <w:t xml:space="preserve"> of </w:t>
      </w:r>
      <w:del w:id="90455" w:author="Grammar Check" w:date="2026-10-02T00:00:00Z">
        <w:r>
          <w:delText xml:space="preserve">each</w:delText>
        </w:r>
      </w:del>
      <w:ins w:id="90456" w:author="Grammar Check" w:date="2026-10-02T00:00:00Z">
        <w:r>
          <w:t xml:space="preserve">the</w:t>
        </w:r>
      </w:ins>
      <w:r>
        <w:t xml:space="preserve"> convolutional </w:t>
      </w:r>
      <w:del w:id="90453" w:author="Grammar Check" w:date="2026-10-02T00:00:00Z">
        <w:r>
          <w:delText xml:space="preserve">block</w:delText>
        </w:r>
      </w:del>
      <w:ins w:id="90454" w:author="Grammar Check" w:date="2026-10-02T00:00:00Z">
        <w:r>
          <w:t xml:space="preserve">output</w:t>
        </w:r>
      </w:ins>
      <w:r>
        <w:t xml:space="preserve"> </w:t>
      </w:r>
      <w:del w:id="90451" w:author="Grammar Check" w:date="2026-10-02T00:00:00Z">
        <w:r>
          <w:delText xml:space="preserve">and</w:delText>
        </w:r>
      </w:del>
      <w:ins w:id="90452" w:author="Grammar Check" w:date="2026-10-02T00:00:00Z">
        <w:r>
          <w:t xml:space="preserve">while</w:t>
        </w:r>
      </w:ins>
      <w:r>
        <w:t xml:space="preserve"> </w:t>
      </w:r>
      <w:del w:id="90449" w:author="Grammar Check" w:date="2026-10-02T00:00:00Z">
        <w:r>
          <w:delText xml:space="preserve">retain</w:delText>
        </w:r>
      </w:del>
      <w:ins w:id="90450" w:author="Grammar Check" w:date="2026-10-02T00:00:00Z">
        <w:r>
          <w:t xml:space="preserve">retaining</w:t>
        </w:r>
      </w:ins>
      <w:r>
        <w:t xml:space="preserve"> the most significant features</w:t>
      </w:r>
      <w:ins w:id="90448" w:author="Grammar Check" w:date="2026-10-02T00:00:00Z">
        <w:r>
          <w:t xml:space="preserve">,</w:t>
        </w:r>
      </w:ins>
      <w:r>
        <w:t xml:space="preserve"> </w:t>
      </w:r>
      <w:del w:id="90446" w:author="Grammar Check" w:date="2026-10-02T00:00:00Z">
        <w:r>
          <w:delText xml:space="preserve">to</w:delText>
        </w:r>
      </w:del>
      <w:ins w:id="90447" w:author="Grammar Check" w:date="2026-10-02T00:00:00Z">
        <w:r>
          <w:t xml:space="preserve">thereby</w:t>
        </w:r>
      </w:ins>
      <w:r>
        <w:t xml:space="preserve"> </w:t>
      </w:r>
      <w:del w:id="90444" w:author="Grammar Check" w:date="2026-10-02T00:00:00Z">
        <w:r>
          <w:delText xml:space="preserve">enhance</w:delText>
        </w:r>
      </w:del>
      <w:ins w:id="90445" w:author="Grammar Check" w:date="2026-10-02T00:00:00Z">
        <w:r>
          <w:t xml:space="preserve">enhancing</w:t>
        </w:r>
      </w:ins>
      <w:r>
        <w:t xml:space="preserve"> computational efficiency. </w:t>
      </w:r>
      <w:r>
        <w:rPr>
          <w:color w:val="0070C0"/>
        </w:rPr>
        <w:t>The extracted feature maps are then aggregated by a global average pooling layer and passed to a dense layer, which learns high-level representations after the convolution-pooling stages. Finally, a softmax-activated output layer assigns each flow to one of the five traffic classes (Benign, DoS, Malware, Unauthorized, and Web).</w:t>
      </w:r>
    </w:p>
    <w:p w:rsidR="009E1D34" w:rsidRPr="00E66A31" w:rsidRDefault="009E1D34" w:rsidP="009E1D34">
      <w:pPr>
        <w:pStyle w:val="NormalWeb"/>
      </w:pPr>
      <w:r>
        <w:rPr>
          <w:rStyle w:val="Strong"/>
        </w:rPr>
        <w:t>3.1.3 Long Short-Term Memory (LSTM):</w:t>
      </w:r>
      <w:r>
        <w:t xml:space="preserve"> </w:t>
      </w:r>
    </w:p>
    <w:p w:rsidR="008959CF" w:rsidRDefault="008959CF" w:rsidP="008959CF">
      <w:pPr>
        <w:pStyle w:val="NormalWeb"/>
        <w:jc w:val="both"/>
      </w:pPr>
      <w:r>
        <w:t xml:space="preserve">The model depicted in Figure 7 is a basic but effective LSTM-based neural network used for</w:t>
      </w:r>
      <w:del w:id="90459" w:author="Grammar Check" w:date="2026-10-02T00:00:00Z">
        <w:r>
          <w:delText xml:space="preserve"> long short-term memory</w:delText>
        </w:r>
      </w:del>
      <w:r>
        <w:t xml:space="preserve"> sequence learning tasks. The architecture starts with an input layer that takes a set of features (x₁, x₂, ..., xₙ).</w:t>
      </w:r>
    </w:p>
    <w:p w:rsidR="009E1D34" w:rsidRPr="00E66A31" w:rsidRDefault="009E1D34" w:rsidP="009E1D34">
      <w:pPr>
        <w:pStyle w:val="NormalWeb"/>
        <w:jc w:val="center"/>
      </w:pPr>
      <w:r>
        <w:rPr>
          <w:b/>
          <w:noProof/>
        </w:rPr>
        <w:drawing>
          <wp:inline distT="0" distB="0" distL="0" distR="0" wp14:anchorId="1A8A7530" wp14:editId="48EAA8E1">
            <wp:extent cx="3085650" cy="1110757"/>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bwMode="auto">
                    <a:xfrm>
                      <a:off x="0" y="0"/>
                      <a:ext cx="3085650" cy="1110757"/>
                    </a:xfrm>
                    <a:prstGeom prst="rect">
                      <a:avLst/>
                    </a:prstGeom>
                    <a:ln>
                      <a:noFill/>
                    </a:ln>
                    <a:extLst>
                      <a:ext uri="{53640926-AAD7-44D8-BBD7-CCE9431645EC}">
                        <a14:shadowObscured xmlns:a14="http://schemas.microsoft.com/office/drawing/2010/main"/>
                      </a:ext>
                    </a:extLst>
                  </pic:spPr>
                </pic:pic>
              </a:graphicData>
            </a:graphic>
          </wp:inline>
        </w:drawing>
      </w:r>
    </w:p>
    <w:p w:rsidR="00D20ED1" w:rsidRPr="00E66A31" w:rsidRDefault="00BB0AEB" w:rsidP="00D20ED1">
      <w:pPr>
        <w:pStyle w:val="NormalWeb"/>
        <w:jc w:val="center"/>
      </w:pPr>
      <w:r>
        <w:rPr>
          <w:b/>
        </w:rPr>
        <w:t>Figure 7.</w:t>
      </w:r>
      <w:r>
        <w:t xml:space="preserve">   LSTM model architecture. </w:t>
      </w:r>
    </w:p>
    <w:p w:rsidR="007A1C5D" w:rsidRPr="00E66A31" w:rsidRDefault="008959CF" w:rsidP="007A1C5D">
      <w:pPr>
        <w:pStyle w:val="NormalWeb"/>
        <w:jc w:val="both"/>
      </w:pPr>
      <w:r>
        <w:t xml:space="preserve">Structural representation of an LSTM-based neural network illustrating sequential data processing for learning temporal dependencies in network traffic. This input sequence is then fed into </w:t>
      </w:r>
      <w:r>
        <w:rPr>
          <w:color w:val="0070C0"/>
        </w:rPr>
        <w:t>two stacked LSTM layers of 128 and 64 units, which allow</w:t>
      </w:r>
      <w:r>
        <w:t xml:space="preserve"> the network to learn temporal dependencies, long-range patterns, and contextual relationships within the data. The LSTM output is then passed to </w:t>
      </w:r>
      <w:r>
        <w:rPr>
          <w:color w:val="0070C0"/>
        </w:rPr>
        <w:t>a dense output layer with softmax activation, which converts the learned representation into class probabilities. Finally, the output layer assigns each flow to one of the five traffic classes.</w:t>
      </w:r>
      <w:r>
        <w:t xml:space="preserve"> </w:t>
      </w:r>
      <w:del w:id="90475" w:author="Grammar Check" w:date="2026-10-02T00:00:00Z">
        <w:r>
          <w:delText xml:space="preserve">It</w:delText>
        </w:r>
      </w:del>
      <w:ins w:id="90476" w:author="Grammar Check" w:date="2026-10-02T00:00:00Z">
        <w:r>
          <w:t xml:space="preserve">LSTM</w:t>
        </w:r>
      </w:ins>
      <w:r>
        <w:t xml:space="preserve"> has been employed in a wide range of classification problems </w:t>
      </w:r>
      <w:del w:id="90473" w:author="Grammar Check" w:date="2026-10-02T00:00:00Z">
        <w:r>
          <w:delText xml:space="preserve">with either</w:delText>
        </w:r>
      </w:del>
      <w:ins w:id="90474" w:author="Grammar Check" w:date="2026-10-02T00:00:00Z">
        <w:r>
          <w:t xml:space="preserve">involving</w:t>
        </w:r>
      </w:ins>
      <w:r>
        <w:t xml:space="preserve"> time-dependent or sequential data owing to its </w:t>
      </w:r>
      <w:del w:id="90471" w:author="Grammar Check" w:date="2026-10-02T00:00:00Z">
        <w:r>
          <w:delText xml:space="preserve">capability</w:delText>
        </w:r>
      </w:del>
      <w:ins w:id="90472" w:author="Grammar Check" w:date="2026-10-02T00:00:00Z">
        <w:r>
          <w:t xml:space="preserve">ability</w:t>
        </w:r>
      </w:ins>
      <w:r>
        <w:t xml:space="preserve"> to </w:t>
      </w:r>
      <w:del w:id="90469" w:author="Grammar Check" w:date="2026-10-02T00:00:00Z">
        <w:r>
          <w:delText xml:space="preserve">store</w:delText>
        </w:r>
      </w:del>
      <w:ins w:id="90470" w:author="Grammar Check" w:date="2026-10-02T00:00:00Z">
        <w:r>
          <w:t xml:space="preserve">retain</w:t>
        </w:r>
      </w:ins>
      <w:r>
        <w:t xml:space="preserve"> long-term memory </w:t>
      </w:r>
      <w:del w:id="90467" w:author="Grammar Check" w:date="2026-10-02T00:00:00Z">
        <w:r>
          <w:delText xml:space="preserve">without</w:delText>
        </w:r>
      </w:del>
      <w:ins w:id="90468" w:author="Grammar Check" w:date="2026-10-02T00:00:00Z">
        <w:r>
          <w:t xml:space="preserve">while</w:t>
        </w:r>
      </w:ins>
      <w:r>
        <w:t xml:space="preserve"> </w:t>
      </w:r>
      <w:del w:id="90465" w:author="Grammar Check" w:date="2026-10-02T00:00:00Z">
        <w:r>
          <w:delText xml:space="preserve">experiencing</w:delText>
        </w:r>
      </w:del>
      <w:ins w:id="90466" w:author="Grammar Check" w:date="2026-10-02T00:00:00Z">
        <w:r>
          <w:t xml:space="preserve">mitigating the</w:t>
        </w:r>
      </w:ins>
      <w:r>
        <w:t xml:space="preserve"> vanishing</w:t>
      </w:r>
      <w:ins w:id="90464" w:author="Grammar Check" w:date="2026-10-02T00:00:00Z">
        <w:r>
          <w:t xml:space="preserve">-gradient</w:t>
        </w:r>
      </w:ins>
      <w:r>
        <w:t xml:space="preserve"> </w:t>
      </w:r>
      <w:del w:id="90462" w:author="Grammar Check" w:date="2026-10-02T00:00:00Z">
        <w:r>
          <w:delText xml:space="preserve">gradients</w:delText>
        </w:r>
      </w:del>
      <w:ins w:id="90463" w:author="Grammar Check" w:date="2026-10-02T00:00:00Z">
        <w:r>
          <w:t xml:space="preserve">problem</w:t>
        </w:r>
      </w:ins>
      <w:r>
        <w:t xml:space="preserve">.</w:t>
      </w:r>
    </w:p>
    <w:p w:rsidR="009E1D34" w:rsidRPr="00DB76E3" w:rsidRDefault="009E1D34" w:rsidP="009E62D3">
      <w:pPr>
        <w:pStyle w:val="NormalWeb"/>
        <w:numPr>
          <w:ilvl w:val="1"/>
          <w:numId w:val="7"/>
        </w:numPr>
        <w:rPr>
          <w:rStyle w:val="Strong"/>
        </w:rPr>
      </w:pPr>
      <w:r>
        <w:rPr>
          <w:rStyle w:val="Strong"/>
        </w:rPr>
        <w:t xml:space="preserve"> Attention-Enhanced Hybrid Models</w:t>
      </w:r>
    </w:p>
    <w:p w:rsidR="00F235A7" w:rsidRPr="00F235A7" w:rsidRDefault="00F235A7" w:rsidP="00F235A7">
      <w:pPr>
        <w:pStyle w:val="NormalWeb"/>
        <w:jc w:val="both"/>
      </w:pPr>
      <w:r>
        <w:t xml:space="preserve">Attention-enhanced hybrid models combine classic deep learning models such as CNNs, LSTMs, or BiLSTMs with attention models to enhance feature representation and decision-making. The attention layer</w:t>
      </w:r>
      <w:ins w:id="90501" w:author="Grammar Check" w:date="2026-10-02T00:00:00Z">
        <w:r>
          <w:t xml:space="preserve">,</w:t>
        </w:r>
      </w:ins>
      <w:r>
        <w:t xml:space="preserve"> </w:t>
      </w:r>
      <w:del w:id="90499" w:author="Grammar Check" w:date="2026-10-02T00:00:00Z">
        <w:r>
          <w:delText xml:space="preserve">where</w:delText>
        </w:r>
      </w:del>
      <w:ins w:id="90500" w:author="Grammar Check" w:date="2026-10-02T00:00:00Z">
        <w:r>
          <w:t xml:space="preserve">which</w:t>
        </w:r>
      </w:ins>
      <w:r>
        <w:t xml:space="preserve"> </w:t>
      </w:r>
      <w:del w:id="90497" w:author="Grammar Check" w:date="2026-10-02T00:00:00Z">
        <w:r>
          <w:delText xml:space="preserve">more</w:delText>
        </w:r>
      </w:del>
      <w:ins w:id="90498" w:author="Grammar Check" w:date="2026-10-02T00:00:00Z">
        <w:r>
          <w:t xml:space="preserve">assigns greater</w:t>
        </w:r>
      </w:ins>
      <w:r>
        <w:t xml:space="preserve"> importance </w:t>
      </w:r>
      <w:del w:id="90495" w:author="Grammar Check" w:date="2026-10-02T00:00:00Z">
        <w:r>
          <w:delText xml:space="preserve">is laid on</w:delText>
        </w:r>
      </w:del>
      <w:ins w:id="90496" w:author="Grammar Check" w:date="2026-10-02T00:00:00Z">
        <w:r>
          <w:t xml:space="preserve">to</w:t>
        </w:r>
      </w:ins>
      <w:r>
        <w:t xml:space="preserve"> the most informative sections of the input sequence</w:t>
      </w:r>
      <w:ins w:id="90494" w:author="Grammar Check" w:date="2026-10-02T00:00:00Z">
        <w:r>
          <w:t xml:space="preserve">,</w:t>
        </w:r>
      </w:ins>
      <w:r>
        <w:t xml:space="preserve"> enables the model to prioritize </w:t>
      </w:r>
      <w:del w:id="90493" w:author="Grammar Check" w:date="2026-10-02T00:00:00Z">
        <w:r>
          <w:delText xml:space="preserve">the most </w:delText>
        </w:r>
      </w:del>
      <w:r>
        <w:t xml:space="preserve">important patterns that </w:t>
      </w:r>
      <w:del w:id="90492" w:author="Grammar Check" w:date="2026-10-02T00:00:00Z">
        <w:r>
          <w:delText xml:space="preserve">otherwise would not have been recognized by </w:delText>
        </w:r>
      </w:del>
      <w:r>
        <w:t xml:space="preserve">conventional architectures</w:t>
      </w:r>
      <w:ins w:id="90491" w:author="Grammar Check" w:date="2026-10-02T00:00:00Z">
        <w:r>
          <w:t xml:space="preserve"> might otherwise miss</w:t>
        </w:r>
      </w:ins>
      <w:r>
        <w:t xml:space="preserve">. </w:t>
      </w:r>
      <w:del w:id="90489" w:author="Grammar Check" w:date="2026-10-02T00:00:00Z">
        <w:r>
          <w:delText xml:space="preserve">The</w:delText>
        </w:r>
      </w:del>
      <w:ins w:id="90490" w:author="Grammar Check" w:date="2026-10-02T00:00:00Z">
        <w:r>
          <w:t xml:space="preserve">This</w:t>
        </w:r>
      </w:ins>
      <w:r>
        <w:t xml:space="preserve"> combination </w:t>
      </w:r>
      <w:del w:id="90487" w:author="Grammar Check" w:date="2026-10-02T00:00:00Z">
        <w:r>
          <w:delText xml:space="preserve">improves</w:delText>
        </w:r>
      </w:del>
      <w:ins w:id="90488" w:author="Grammar Check" w:date="2026-10-02T00:00:00Z">
        <w:r>
          <w:t xml:space="preserve">enables</w:t>
        </w:r>
      </w:ins>
      <w:r>
        <w:t xml:space="preserve"> the model to </w:t>
      </w:r>
      <w:del w:id="90485" w:author="Grammar Check" w:date="2026-10-02T00:00:00Z">
        <w:r>
          <w:delText xml:space="preserve">attain a</w:delText>
        </w:r>
      </w:del>
      <w:ins w:id="90486" w:author="Grammar Check" w:date="2026-10-02T00:00:00Z">
        <w:r>
          <w:t xml:space="preserve">capture</w:t>
        </w:r>
      </w:ins>
      <w:r>
        <w:t xml:space="preserve"> longer</w:t>
      </w:r>
      <w:del w:id="90483" w:author="Grammar Check" w:date="2026-10-02T00:00:00Z">
        <w:r>
          <w:delText xml:space="preserve"> </w:delText>
        </w:r>
      </w:del>
      <w:ins w:id="90484" w:author="Grammar Check" w:date="2026-10-02T00:00:00Z">
        <w:r>
          <w:t xml:space="preserve">-</w:t>
        </w:r>
      </w:ins>
      <w:r>
        <w:t xml:space="preserve">range</w:t>
      </w:r>
      <w:del w:id="90482" w:author="Grammar Check" w:date="2026-10-02T00:00:00Z">
        <w:r>
          <w:delText xml:space="preserve"> of</w:delText>
        </w:r>
      </w:del>
      <w:r>
        <w:t xml:space="preserve"> dependencies, </w:t>
      </w:r>
      <w:del w:id="90480" w:author="Grammar Check" w:date="2026-10-02T00:00:00Z">
        <w:r>
          <w:delText xml:space="preserve">increase</w:delText>
        </w:r>
      </w:del>
      <w:ins w:id="90481" w:author="Grammar Check" w:date="2026-10-02T00:00:00Z">
        <w:r>
          <w:t xml:space="preserve">increases</w:t>
        </w:r>
      </w:ins>
      <w:r>
        <w:t xml:space="preserve"> interpretability, and significantly </w:t>
      </w:r>
      <w:del w:id="90478" w:author="Grammar Check" w:date="2026-10-02T00:00:00Z">
        <w:r>
          <w:delText xml:space="preserve">improve the</w:delText>
        </w:r>
      </w:del>
      <w:ins w:id="90479" w:author="Grammar Check" w:date="2026-10-02T00:00:00Z">
        <w:r>
          <w:t xml:space="preserve">improves</w:t>
        </w:r>
      </w:ins>
      <w:r>
        <w:t xml:space="preserve"> performance</w:t>
      </w:r>
      <w:del w:id="90477" w:author="Grammar Check" w:date="2026-10-02T00:00:00Z">
        <w:r>
          <w:delText xml:space="preserve"> of the model</w:delText>
        </w:r>
      </w:del>
      <w:r>
        <w:t xml:space="preserve"> in more challenging classification tasks.</w:t>
      </w:r>
    </w:p>
    <w:p w:rsidR="009E1D34" w:rsidRPr="00E66A31" w:rsidRDefault="009E62D3" w:rsidP="009E62D3">
      <w:pPr>
        <w:pStyle w:val="NormalWeb"/>
      </w:pPr>
      <w:r>
        <w:rPr>
          <w:rStyle w:val="Strong"/>
        </w:rPr>
        <w:t>3.2.1 CNN-Transformer</w:t>
      </w:r>
      <w:r>
        <w:t xml:space="preserve"> </w:t>
      </w:r>
    </w:p>
    <w:p w:rsidR="00F235A7" w:rsidRDefault="00F235A7" w:rsidP="00F235A7">
      <w:pPr>
        <w:pStyle w:val="NormalWeb"/>
        <w:jc w:val="both"/>
      </w:pPr>
      <w:r>
        <w:t xml:space="preserve">Figure 8 depicts the architecture, where the initial stage is data preprocessing, such as </w:t>
      </w:r>
      <w:r>
        <w:rPr>
          <w:color w:val="0070C0"/>
        </w:rPr>
        <w:t>label encoding</w:t>
      </w:r>
      <w:r>
        <w:t xml:space="preserve"> and normalization, which transforms raw input data into a structured numerical format. The processed features are then </w:t>
      </w:r>
      <w:del w:id="90511" w:author="Grammar Check" w:date="2026-10-02T00:00:00Z">
        <w:r>
          <w:delText xml:space="preserve">inputted</w:delText>
        </w:r>
      </w:del>
      <w:ins w:id="90512" w:author="Grammar Check" w:date="2026-10-02T00:00:00Z">
        <w:r>
          <w:t xml:space="preserve">fed</w:t>
        </w:r>
      </w:ins>
      <w:r>
        <w:t xml:space="preserve"> into</w:t>
      </w:r>
      <w:ins w:id="90510" w:author="Grammar Check" w:date="2026-10-02T00:00:00Z">
        <w:r>
          <w:t xml:space="preserve"> the</w:t>
        </w:r>
      </w:ins>
      <w:r>
        <w:t xml:space="preserve"> CNN-1D, </w:t>
      </w:r>
      <w:del w:id="90508" w:author="Grammar Check" w:date="2026-10-02T00:00:00Z">
        <w:r>
          <w:delText xml:space="preserve">and the</w:delText>
        </w:r>
      </w:del>
      <w:ins w:id="90509" w:author="Grammar Check" w:date="2026-10-02T00:00:00Z">
        <w:r>
          <w:t xml:space="preserve">whose</w:t>
        </w:r>
      </w:ins>
      <w:r>
        <w:t xml:space="preserve"> output is </w:t>
      </w:r>
      <w:del w:id="90506" w:author="Grammar Check" w:date="2026-10-02T00:00:00Z">
        <w:r>
          <w:delText xml:space="preserve">inputted</w:delText>
        </w:r>
      </w:del>
      <w:ins w:id="90507" w:author="Grammar Check" w:date="2026-10-02T00:00:00Z">
        <w:r>
          <w:t xml:space="preserve">passed</w:t>
        </w:r>
      </w:ins>
      <w:r>
        <w:t xml:space="preserve"> </w:t>
      </w:r>
      <w:del w:id="90504" w:author="Grammar Check" w:date="2026-10-02T00:00:00Z">
        <w:r>
          <w:delText xml:space="preserve">into</w:delText>
        </w:r>
      </w:del>
      <w:ins w:id="90505" w:author="Grammar Check" w:date="2026-10-02T00:00:00Z">
        <w:r>
          <w:t xml:space="preserve">to</w:t>
        </w:r>
      </w:ins>
      <w:r>
        <w:t xml:space="preserve"> the Transformer encoder, where the multi-head attention mechanism </w:t>
      </w:r>
      <w:del w:id="90502" w:author="Grammar Check" w:date="2026-10-02T00:00:00Z">
        <w:r>
          <w:delText xml:space="preserve">takes</w:delText>
        </w:r>
      </w:del>
      <w:ins w:id="90503" w:author="Grammar Check" w:date="2026-10-02T00:00:00Z">
        <w:r>
          <w:t xml:space="preserve">captures</w:t>
        </w:r>
      </w:ins>
      <w:r>
        <w:t xml:space="preserve"> global relationships by concurrently analyzing query (Q), key (K), and value (V) representations. Normalization layers (Add and Norm) and residual connections stabilize learning and maintain contextual details, and the feed-forward network further </w:t>
      </w:r>
      <w:del w:id="90513" w:author="Grammar Check" w:date="2026-10-02T00:00:00Z">
        <w:r>
          <w:delText xml:space="preserve">hones</w:delText>
        </w:r>
      </w:del>
      <w:ins w:id="90514" w:author="Grammar Check" w:date="2026-10-02T00:00:00Z">
        <w:r>
          <w:t xml:space="preserve">refines</w:t>
        </w:r>
      </w:ins>
      <w:r>
        <w:t xml:space="preserve"> the encoded features.</w:t>
      </w:r>
    </w:p>
    <w:p w:rsidR="00F235A7" w:rsidRDefault="00F235A7" w:rsidP="00F235A7">
      <w:pPr>
        <w:pStyle w:val="NormalWeb"/>
        <w:jc w:val="both"/>
      </w:pPr>
      <w:r>
        <w:t>Let the output of the final 1D convolutional layer be represented as a feature tensor, where L denotes the sequence length after convolution and pooling operations, and C represents the number of learned feature channels. The feature tensor is reshaped into a sequence of L feature vectors, each having dimension C, thereby forming the input to the Transformer encoder. Linear projection layers subsequently map this sequence into the query, key, and value representations according to</w:t>
      </w:r>
    </w:p>
    <w:p w:rsidR="00E6631B" w:rsidRPr="00E66A31" w:rsidRDefault="00E6631B" w:rsidP="00F235A7">
      <w:pPr>
        <w:spacing w:before="100" w:beforeAutospacing="1" w:after="100" w:afterAutospacing="1" w:line="240" w:lineRule="auto"/>
        <w:ind w:left="2160" w:firstLine="720"/>
        <w:rPr>
          <w:rFonts w:ascii="Times New Roman" w:eastAsia="Times New Roman" w:hAnsi="Times New Roman" w:cs="Times New Roman"/>
          <w:i/>
          <w:iCs/>
          <w:sz w:val="24"/>
          <w:szCs w:val="24"/>
          <w:lang w:val="en-US"/>
        </w:rPr>
      </w:pPr>
      <w:r>
        <w:rPr>
          <w:position w:val="-14"/>
        </w:rPr>
        <w:object w:dxaOrig="3379" w:dyaOrig="380" w14:anchorId="3E8D506C">
          <v:shape id="_x0000_i1034" type="#_x0000_t75" style="width:168.7pt;height:19.35pt" o:ole="">
            <v:imagedata r:id="rId32" o:title=""/>
          </v:shape>
          <o:OLEObject Type="Embed" ProgID="Equation.DSMT4" ShapeID="_x0000_i1034" DrawAspect="Content" ObjectID="_1852440477" r:id="rId33"/>
        </w:object>
      </w:r>
      <w:r>
        <w:rPr>
          <w:rFonts w:ascii="Times New Roman" w:eastAsia="Times New Roman" w:hAnsi="Times New Roman" w:cs="Times New Roman"/>
          <w:i/>
          <w:iCs/>
          <w:sz w:val="24"/>
          <w:szCs w:val="24"/>
          <w:lang w:val="en-US"/>
        </w:rPr>
        <w:t xml:space="preserve"> </w:t>
      </w:r>
    </w:p>
    <w:p w:rsidR="00E6631B" w:rsidRPr="00E66A31" w:rsidRDefault="00E6631B" w:rsidP="005F2455">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iCs/>
          <w:sz w:val="24"/>
          <w:szCs w:val="24"/>
          <w:lang w:val="en-US"/>
        </w:rPr>
        <w:t xml:space="preserve">where </w:t>
      </w:r>
      <w:r>
        <w:rPr>
          <w:position w:val="-14"/>
        </w:rPr>
        <w:object w:dxaOrig="1520" w:dyaOrig="380" w14:anchorId="661D4F15">
          <v:shape id="_x0000_i1035" type="#_x0000_t75" style="width:77.35pt;height:19.35pt" o:ole="">
            <v:imagedata r:id="rId34" o:title=""/>
          </v:shape>
          <o:OLEObject Type="Embed" ProgID="Equation.DSMT4" ShapeID="_x0000_i1035" DrawAspect="Content" ObjectID="_1852440478" r:id="rId35"/>
        </w:object>
      </w:r>
      <w:r>
        <w:rPr>
          <w:rFonts w:ascii="Times New Roman" w:eastAsia="Times New Roman" w:hAnsi="Times New Roman" w:cs="Times New Roman"/>
          <w:iCs/>
          <w:sz w:val="24"/>
          <w:szCs w:val="24"/>
          <w:lang w:val="en-US"/>
        </w:rPr>
        <w:t xml:space="preserve"> and </w:t>
      </w:r>
      <w:r>
        <w:rPr>
          <w:position w:val="-12"/>
        </w:rPr>
        <w:object w:dxaOrig="999" w:dyaOrig="360" w14:anchorId="23045842">
          <v:shape id="_x0000_i1036" type="#_x0000_t75" style="width:49.45pt;height:18.25pt" o:ole="">
            <v:imagedata r:id="rId36" o:title=""/>
          </v:shape>
          <o:OLEObject Type="Embed" ProgID="Equation.DSMT4" ShapeID="_x0000_i1036" DrawAspect="Content" ObjectID="_1852440479" r:id="rId37"/>
        </w:object>
      </w:r>
      <w:r>
        <w:rPr>
          <w:rFonts w:ascii="Times New Roman" w:eastAsia="Times New Roman" w:hAnsi="Times New Roman" w:cs="Times New Roman"/>
          <w:iCs/>
          <w:sz w:val="24"/>
          <w:szCs w:val="24"/>
          <w:lang w:val="en-US"/>
        </w:rPr>
        <w:t xml:space="preserve"> are the learnable projection matrices. The resulting matrices satisfy the dimensional requirements of the multi-head self-attention mechanism, enabling the Transformer encoder to model long-range dependencies among the convolutionally extracted feature representations. In this manner, the CNN provides localized spatial feature extraction, while the Transformer captures global contextual relationships through self-attention.</w:t>
      </w:r>
    </w:p>
    <w:p w:rsidR="00B425C8" w:rsidRPr="00E66A31" w:rsidRDefault="00FE5C7C" w:rsidP="00FE5C7C">
      <w:pPr>
        <w:pStyle w:val="NormalWeb"/>
        <w:jc w:val="center"/>
      </w:pPr>
      <w:r>
        <w:rPr>
          <w:noProof/>
        </w:rPr>
        <w:drawing>
          <wp:inline distT="0" distB="0" distL="0" distR="0" wp14:anchorId="5588A3D6" wp14:editId="312D6372">
            <wp:extent cx="4434211" cy="1374229"/>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stretch>
                      <a:fillRect/>
                    </a:stretch>
                  </pic:blipFill>
                  <pic:spPr bwMode="auto">
                    <a:xfrm>
                      <a:off x="0" y="0"/>
                      <a:ext cx="4434211" cy="1374229"/>
                    </a:xfrm>
                    <a:prstGeom prst="rect">
                      <a:avLst/>
                    </a:prstGeom>
                    <a:noFill/>
                    <a:ln>
                      <a:noFill/>
                    </a:ln>
                  </pic:spPr>
                </pic:pic>
              </a:graphicData>
            </a:graphic>
          </wp:inline>
        </w:drawing>
      </w:r>
    </w:p>
    <w:p w:rsidR="00BB0AEB" w:rsidRPr="00E66A31" w:rsidRDefault="00BB0AEB" w:rsidP="00FE5C7C">
      <w:pPr>
        <w:pStyle w:val="NormalWeb"/>
        <w:jc w:val="center"/>
      </w:pPr>
      <w:r>
        <w:rPr>
          <w:b/>
        </w:rPr>
        <w:t>Figure 8.</w:t>
      </w:r>
      <w:r>
        <w:t xml:space="preserve"> CNN-Transformer hybrid architecture. </w:t>
      </w:r>
    </w:p>
    <w:p w:rsidR="00FA27EB" w:rsidRDefault="00FA27EB" w:rsidP="00FA27EB">
      <w:pPr>
        <w:pStyle w:val="NormalWeb"/>
        <w:jc w:val="both"/>
      </w:pPr>
      <w:r>
        <w:t xml:space="preserve">Hybrid CNN-Transformer architecture combining convolutional feature extraction with multi-head self-attention to capture local and global dependencies in IoT traffic. The </w:t>
      </w:r>
      <w:del w:id="90523" w:author="Grammar Check" w:date="2026-10-02T00:00:00Z">
        <w:r>
          <w:delText xml:space="preserve">transformer</w:delText>
        </w:r>
      </w:del>
      <w:ins w:id="90524" w:author="Grammar Check" w:date="2026-10-02T00:00:00Z">
        <w:r>
          <w:t xml:space="preserve">Transformer</w:t>
        </w:r>
      </w:ins>
      <w:r>
        <w:t xml:space="preserve"> output is </w:t>
      </w:r>
      <w:del w:id="90521" w:author="Grammar Check" w:date="2026-10-02T00:00:00Z">
        <w:r>
          <w:delText xml:space="preserve">filtered</w:delText>
        </w:r>
      </w:del>
      <w:ins w:id="90522" w:author="Grammar Check" w:date="2026-10-02T00:00:00Z">
        <w:r>
          <w:t xml:space="preserve">passed</w:t>
        </w:r>
      </w:ins>
      <w:r>
        <w:t xml:space="preserve"> </w:t>
      </w:r>
      <w:del w:id="90519" w:author="Grammar Check" w:date="2026-10-02T00:00:00Z">
        <w:r>
          <w:delText xml:space="preserve">using</w:delText>
        </w:r>
      </w:del>
      <w:ins w:id="90520" w:author="Grammar Check" w:date="2026-10-02T00:00:00Z">
        <w:r>
          <w:t xml:space="preserve">through</w:t>
        </w:r>
      </w:ins>
      <w:r>
        <w:t xml:space="preserve"> a linear layer and, </w:t>
      </w:r>
      <w:del w:id="90517" w:author="Grammar Check" w:date="2026-10-02T00:00:00Z">
        <w:r>
          <w:delText xml:space="preserve">lastly</w:delText>
        </w:r>
      </w:del>
      <w:ins w:id="90518" w:author="Grammar Check" w:date="2026-10-02T00:00:00Z">
        <w:r>
          <w:t xml:space="preserve">finally</w:t>
        </w:r>
      </w:ins>
      <w:r>
        <w:t xml:space="preserve">, a softmax classifier, which </w:t>
      </w:r>
      <w:del w:id="90515" w:author="Grammar Check" w:date="2026-10-02T00:00:00Z">
        <w:r>
          <w:delText xml:space="preserve">gives</w:delText>
        </w:r>
      </w:del>
      <w:ins w:id="90516" w:author="Grammar Check" w:date="2026-10-02T00:00:00Z">
        <w:r>
          <w:t xml:space="preserve">assigns</w:t>
        </w:r>
      </w:ins>
      <w:r>
        <w:t xml:space="preserve"> probabilities to </w:t>
      </w:r>
      <w:r>
        <w:rPr>
          <w:color w:val="0070C0"/>
        </w:rPr>
        <w:t>the five traffic classes, namely Benign, DoS, Malware, Unauthorized, and Web</w:t>
      </w:r>
      <w:r>
        <w:t xml:space="preserve">. This design is powerful because it </w:t>
      </w:r>
      <w:del w:id="90527" w:author="Grammar Check" w:date="2026-10-02T00:00:00Z">
        <w:r>
          <w:delText xml:space="preserve">uses interest in</w:delText>
        </w:r>
      </w:del>
      <w:ins w:id="90528" w:author="Grammar Check" w:date="2026-10-02T00:00:00Z">
        <w:r>
          <w:t xml:space="preserve">captures</w:t>
        </w:r>
      </w:ins>
      <w:r>
        <w:t xml:space="preserve"> long-range dependencies and </w:t>
      </w:r>
      <w:del w:id="90525" w:author="Grammar Check" w:date="2026-10-02T00:00:00Z">
        <w:r>
          <w:delText xml:space="preserve">complicated</w:delText>
        </w:r>
      </w:del>
      <w:ins w:id="90526" w:author="Grammar Check" w:date="2026-10-02T00:00:00Z">
        <w:r>
          <w:t xml:space="preserve">complex</w:t>
        </w:r>
      </w:ins>
      <w:r>
        <w:t xml:space="preserve"> interactions among the features [31].</w:t>
      </w:r>
    </w:p>
    <w:p w:rsidR="009E1D34" w:rsidRPr="00E66A31" w:rsidRDefault="009E62D3" w:rsidP="009E62D3">
      <w:pPr>
        <w:pStyle w:val="NormalWeb"/>
      </w:pPr>
      <w:r>
        <w:rPr>
          <w:rStyle w:val="Strong"/>
        </w:rPr>
        <w:t>3.2.</w:t>
      </w:r>
      <w:bookmarkStart w:id="0" w:name="_Hlk216264921"/>
      <w:r>
        <w:rPr>
          <w:rStyle w:val="Strong"/>
        </w:rPr>
        <w:t>2 BiLSTM-Transformer</w:t>
      </w:r>
      <w:bookmarkEnd w:id="0"/>
    </w:p>
    <w:p w:rsidR="00384C72" w:rsidRDefault="00384C72" w:rsidP="00384C72">
      <w:pPr>
        <w:pStyle w:val="NormalWeb"/>
        <w:jc w:val="both"/>
      </w:pPr>
      <w:r>
        <w:rPr>
          <w:color w:val="C00000"/>
        </w:rPr>
        <w:t>The architecture depicted in Figure 9 combines BiLSTM and Transformer blocks to exploit both sequential and global contextual dependencies. The input sequence is first processed by a bidirectional LSTM layer, whose outputs are then passed to Transformer encoder blocks that model global relationships across the sequence through multi-head self-attention.</w:t>
      </w:r>
    </w:p>
    <w:p w:rsidR="003C652C" w:rsidRPr="00E66A31" w:rsidRDefault="003C652C" w:rsidP="00BF6107">
      <w:pPr>
        <w:pStyle w:val="NormalWeb"/>
        <w:jc w:val="center"/>
      </w:pPr>
      <w:r>
        <w:rPr>
          <w:noProof/>
        </w:rPr>
        <w:drawing>
          <wp:inline distT="0" distB="0" distL="0" distR="0" wp14:anchorId="22936E6C" wp14:editId="2EF80B2B">
            <wp:extent cx="3992995" cy="2035454"/>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es-TranBiLSTM: An intelligent approach for intrusion detection in the  Internet of Things - ScienceDirect"/>
                    <pic:cNvPicPr>
                      <a:picLocks noChangeAspect="1" noChangeArrowheads="1"/>
                    </pic:cNvPicPr>
                  </pic:nvPicPr>
                  <pic:blipFill>
                    <a:blip r:embed="rId39"/>
                    <a:stretch>
                      <a:fillRect/>
                    </a:stretch>
                  </pic:blipFill>
                  <pic:spPr bwMode="auto">
                    <a:xfrm>
                      <a:off x="0" y="0"/>
                      <a:ext cx="3992995" cy="2035454"/>
                    </a:xfrm>
                    <a:prstGeom prst="rect">
                      <a:avLst/>
                    </a:prstGeom>
                    <a:noFill/>
                    <a:ln>
                      <a:noFill/>
                    </a:ln>
                  </pic:spPr>
                </pic:pic>
              </a:graphicData>
            </a:graphic>
          </wp:inline>
        </w:drawing>
      </w:r>
    </w:p>
    <w:p w:rsidR="00BF6107" w:rsidRPr="00E66A31" w:rsidRDefault="00BB0AEB" w:rsidP="00BF6107">
      <w:pPr>
        <w:pStyle w:val="NormalWeb"/>
        <w:jc w:val="center"/>
      </w:pPr>
      <w:r>
        <w:rPr>
          <w:b/>
        </w:rPr>
        <w:t>Figure 9.</w:t>
      </w:r>
      <w:r>
        <w:t xml:space="preserve"> BiLSTM-Transformer hybrid architecture. </w:t>
      </w:r>
    </w:p>
    <w:p w:rsidR="0040337F" w:rsidRPr="0040337F" w:rsidRDefault="0040337F" w:rsidP="0040337F">
      <w:pPr>
        <w:pStyle w:val="NormalWeb"/>
        <w:jc w:val="both"/>
      </w:pPr>
      <w:r>
        <w:t xml:space="preserve">The BiLSTM-Transformer hybrid model shows bidirectional temporal learning integrated with transformer attention mechanisms for enhanced sequence modelling. These </w:t>
      </w:r>
      <w:del w:id="90539" w:author="Grammar Check" w:date="2026-10-02T00:00:00Z">
        <w:r>
          <w:delText xml:space="preserve">coded</w:delText>
        </w:r>
      </w:del>
      <w:ins w:id="90540" w:author="Grammar Check" w:date="2026-10-02T00:00:00Z">
        <w:r>
          <w:t xml:space="preserve">encoded</w:t>
        </w:r>
      </w:ins>
      <w:r>
        <w:t xml:space="preserve"> features are </w:t>
      </w:r>
      <w:del w:id="90537" w:author="Grammar Check" w:date="2026-10-02T00:00:00Z">
        <w:r>
          <w:delText xml:space="preserve">introduced</w:delText>
        </w:r>
      </w:del>
      <w:ins w:id="90538" w:author="Grammar Check" w:date="2026-10-02T00:00:00Z">
        <w:r>
          <w:t xml:space="preserve">fed</w:t>
        </w:r>
      </w:ins>
      <w:r>
        <w:t xml:space="preserve"> into the Transformer encoder, </w:t>
      </w:r>
      <w:ins w:id="90536" w:author="Grammar Check" w:date="2026-10-02T00:00:00Z">
        <w:r>
          <w:t xml:space="preserve">where they are </w:t>
        </w:r>
      </w:ins>
      <w:r>
        <w:t xml:space="preserve">first </w:t>
      </w:r>
      <w:del w:id="90534" w:author="Grammar Check" w:date="2026-10-02T00:00:00Z">
        <w:r>
          <w:delText xml:space="preserve">learned</w:delText>
        </w:r>
      </w:del>
      <w:ins w:id="90535" w:author="Grammar Check" w:date="2026-10-02T00:00:00Z">
        <w:r>
          <w:t xml:space="preserve">processed</w:t>
        </w:r>
      </w:ins>
      <w:r>
        <w:t xml:space="preserve"> by a multi-head attention mechanism that learns long-range relationships and then by feed-forward layers that refine the representation, </w:t>
      </w:r>
      <w:del w:id="90533" w:author="Grammar Check" w:date="2026-10-02T00:00:00Z">
        <w:r>
          <w:delText xml:space="preserve">with </w:delText>
        </w:r>
      </w:del>
      <w:r>
        <w:t xml:space="preserve">each </w:t>
      </w:r>
      <w:del w:id="90531" w:author="Grammar Check" w:date="2026-10-02T00:00:00Z">
        <w:r>
          <w:delText xml:space="preserve">modelled</w:delText>
        </w:r>
      </w:del>
      <w:ins w:id="90532" w:author="Grammar Check" w:date="2026-10-02T00:00:00Z">
        <w:r>
          <w:t xml:space="preserve">followed</w:t>
        </w:r>
      </w:ins>
      <w:r>
        <w:t xml:space="preserve"> by a residual connection and </w:t>
      </w:r>
      <w:del w:id="90529" w:author="Grammar Check" w:date="2026-10-02T00:00:00Z">
        <w:r>
          <w:delText xml:space="preserve">normalisation</w:delText>
        </w:r>
      </w:del>
      <w:ins w:id="90530" w:author="Grammar Check" w:date="2026-10-02T00:00:00Z">
        <w:r>
          <w:t xml:space="preserve">normalization</w:t>
        </w:r>
      </w:ins>
      <w:r>
        <w:t xml:space="preserve">. The Transformer output is then input into a BiLSTM block, which comprises forward and </w:t>
      </w:r>
      <w:del w:id="90541" w:author="Grammar Check" w:date="2026-10-02T00:00:00Z">
        <w:r>
          <w:delText xml:space="preserve">backwards</w:delText>
        </w:r>
      </w:del>
      <w:ins w:id="90542" w:author="Grammar Check" w:date="2026-10-02T00:00:00Z">
        <w:r>
          <w:t xml:space="preserve">backward</w:t>
        </w:r>
      </w:ins>
      <w:r>
        <w:t xml:space="preserve"> LSTM layers that learn the temporal dependencies together. The </w:t>
      </w:r>
      <w:del w:id="90558" w:author="Grammar Check" w:date="2026-10-02T00:00:00Z">
        <w:r>
          <w:delText xml:space="preserve">output</w:delText>
        </w:r>
      </w:del>
      <w:ins w:id="90559" w:author="Grammar Check" w:date="2026-10-02T00:00:00Z">
        <w:r>
          <w:t xml:space="preserve">outputs</w:t>
        </w:r>
      </w:ins>
      <w:r>
        <w:t xml:space="preserve"> </w:t>
      </w:r>
      <w:del w:id="90556" w:author="Grammar Check" w:date="2026-10-02T00:00:00Z">
        <w:r>
          <w:delText xml:space="preserve">is</w:delText>
        </w:r>
      </w:del>
      <w:ins w:id="90557" w:author="Grammar Check" w:date="2026-10-02T00:00:00Z">
        <w:r>
          <w:t xml:space="preserve">are</w:t>
        </w:r>
      </w:ins>
      <w:r>
        <w:t xml:space="preserve"> combined </w:t>
      </w:r>
      <w:del w:id="90554" w:author="Grammar Check" w:date="2026-10-02T00:00:00Z">
        <w:r>
          <w:delText xml:space="preserve">to</w:delText>
        </w:r>
      </w:del>
      <w:ins w:id="90555" w:author="Grammar Check" w:date="2026-10-02T00:00:00Z">
        <w:r>
          <w:t xml:space="preserve">so</w:t>
        </w:r>
      </w:ins>
      <w:r>
        <w:t xml:space="preserve"> </w:t>
      </w:r>
      <w:del w:id="90552" w:author="Grammar Check" w:date="2026-10-02T00:00:00Z">
        <w:r>
          <w:delText xml:space="preserve">allow</w:delText>
        </w:r>
      </w:del>
      <w:ins w:id="90553" w:author="Grammar Check" w:date="2026-10-02T00:00:00Z">
        <w:r>
          <w:t xml:space="preserve">that</w:t>
        </w:r>
      </w:ins>
      <w:r>
        <w:t xml:space="preserve"> the model </w:t>
      </w:r>
      <w:del w:id="90550" w:author="Grammar Check" w:date="2026-10-02T00:00:00Z">
        <w:r>
          <w:delText xml:space="preserve">to</w:delText>
        </w:r>
      </w:del>
      <w:ins w:id="90551" w:author="Grammar Check" w:date="2026-10-02T00:00:00Z">
        <w:r>
          <w:t xml:space="preserve">benefits</w:t>
        </w:r>
      </w:ins>
      <w:r>
        <w:t xml:space="preserve"> </w:t>
      </w:r>
      <w:del w:id="90548" w:author="Grammar Check" w:date="2026-10-02T00:00:00Z">
        <w:r>
          <w:delText xml:space="preserve">capture</w:delText>
        </w:r>
      </w:del>
      <w:ins w:id="90549" w:author="Grammar Check" w:date="2026-10-02T00:00:00Z">
        <w:r>
          <w:t xml:space="preserve">from the powerful global attention of the Transformer and</w:t>
        </w:r>
      </w:ins>
      <w:r>
        <w:t xml:space="preserve"> the ability of the </w:t>
      </w:r>
      <w:del w:id="90547" w:author="Grammar Check" w:date="2026-10-02T00:00:00Z">
        <w:r>
          <w:delText xml:space="preserve">Transformer to gain powerful global attention; however, </w:delText>
        </w:r>
      </w:del>
      <w:r>
        <w:t xml:space="preserve">BiLSTM</w:t>
      </w:r>
      <w:del w:id="90546" w:author="Grammar Check" w:date="2026-10-02T00:00:00Z">
        <w:r>
          <w:delText xml:space="preserve"> is able</w:delText>
        </w:r>
      </w:del>
      <w:r>
        <w:t xml:space="preserve"> to capture</w:t>
      </w:r>
      <w:del w:id="90545" w:author="Grammar Check" w:date="2026-10-02T00:00:00Z">
        <w:r>
          <w:delText xml:space="preserve"> the</w:delText>
        </w:r>
      </w:del>
      <w:r>
        <w:t xml:space="preserve"> sequence order, which makes the architecture highly expressive in addressing complex </w:t>
      </w:r>
      <w:ins w:id="90544" w:author="Grammar Check" w:date="2026-10-02T00:00:00Z">
        <w:r>
          <w:t xml:space="preserve">sequence </w:t>
        </w:r>
      </w:ins>
      <w:r>
        <w:t xml:space="preserve">classification </w:t>
      </w:r>
      <w:del w:id="90543" w:author="Grammar Check" w:date="2026-10-02T00:00:00Z">
        <w:r>
          <w:delText xml:space="preserve">sequence </w:delText>
        </w:r>
      </w:del>
      <w:r>
        <w:t xml:space="preserve">problems [32].</w:t>
      </w:r>
    </w:p>
    <w:p w:rsidR="00DB1E9F" w:rsidRPr="00E66A31" w:rsidRDefault="00DB1E9F" w:rsidP="000740F7">
      <w:pPr>
        <w:pStyle w:val="NormalWeb"/>
        <w:rPr>
          <w:rStyle w:val="Strong"/>
        </w:rPr>
      </w:pPr>
      <w:r>
        <w:rPr>
          <w:rStyle w:val="Strong"/>
        </w:rPr>
        <w:t>3.3 Hybrid Spatio-Temporal Models (CNN-BiLSTM)</w:t>
      </w:r>
    </w:p>
    <w:p w:rsidR="0040337F" w:rsidRPr="0040337F" w:rsidRDefault="0040337F" w:rsidP="0040337F">
      <w:pPr>
        <w:pStyle w:val="NormalWeb"/>
        <w:jc w:val="both"/>
      </w:pPr>
      <w:r>
        <w:t xml:space="preserve">Hybrid spatio-temporal models combine convolution-based spatial feature extraction with recurrent or attention-based temporal learning to capture both local patterns and long-term dependencies in sequential data. The combination of CNNs, LSTMs, and BiLSTMs in one framework helps these models</w:t>
      </w:r>
      <w:del w:id="90566" w:author="Grammar Check" w:date="2026-10-02T00:00:00Z">
        <w:r>
          <w:delText xml:space="preserve"> to</w:delText>
        </w:r>
      </w:del>
      <w:r>
        <w:t xml:space="preserve"> learn more detailed representations, which </w:t>
      </w:r>
      <w:del w:id="90564" w:author="Grammar Check" w:date="2026-10-02T00:00:00Z">
        <w:r>
          <w:delText xml:space="preserve">increase</w:delText>
        </w:r>
      </w:del>
      <w:ins w:id="90565" w:author="Grammar Check" w:date="2026-10-02T00:00:00Z">
        <w:r>
          <w:t xml:space="preserve">increases</w:t>
        </w:r>
      </w:ins>
      <w:r>
        <w:t xml:space="preserve"> accuracy and </w:t>
      </w:r>
      <w:del w:id="90562" w:author="Grammar Check" w:date="2026-10-02T00:00:00Z">
        <w:r>
          <w:delText xml:space="preserve">resiliency</w:delText>
        </w:r>
      </w:del>
      <w:ins w:id="90563" w:author="Grammar Check" w:date="2026-10-02T00:00:00Z">
        <w:r>
          <w:t xml:space="preserve">robustness</w:t>
        </w:r>
      </w:ins>
      <w:r>
        <w:t xml:space="preserve"> </w:t>
      </w:r>
      <w:del w:id="90560" w:author="Grammar Check" w:date="2026-10-02T00:00:00Z">
        <w:r>
          <w:delText xml:space="preserve">when performing</w:delText>
        </w:r>
      </w:del>
      <w:ins w:id="90561" w:author="Grammar Check" w:date="2026-10-02T00:00:00Z">
        <w:r>
          <w:t xml:space="preserve">in</w:t>
        </w:r>
      </w:ins>
      <w:r>
        <w:t xml:space="preserve"> more sophisticated time-series classification problems.</w:t>
      </w:r>
    </w:p>
    <w:p w:rsidR="000740F7" w:rsidRPr="00E66A31" w:rsidRDefault="00B425C8" w:rsidP="00B425C8">
      <w:pPr>
        <w:pStyle w:val="NormalWeb"/>
        <w:jc w:val="center"/>
      </w:pPr>
      <w:r>
        <w:rPr>
          <w:noProof/>
        </w:rPr>
        <w:drawing>
          <wp:inline distT="0" distB="0" distL="0" distR="0" wp14:anchorId="52D338E1" wp14:editId="4F75B675">
            <wp:extent cx="2586104" cy="1073802"/>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ybrid CNN–BiLSTM–DNN Approach for Detecting Cybersecurity Threats in IoT  Networks"/>
                    <pic:cNvPicPr>
                      <a:picLocks noChangeAspect="1" noChangeArrowheads="1"/>
                    </pic:cNvPicPr>
                  </pic:nvPicPr>
                  <pic:blipFill>
                    <a:blip r:embed="rId40"/>
                    <a:stretch>
                      <a:fillRect/>
                    </a:stretch>
                  </pic:blipFill>
                  <pic:spPr bwMode="auto">
                    <a:xfrm>
                      <a:off x="0" y="0"/>
                      <a:ext cx="2586104" cy="1073802"/>
                    </a:xfrm>
                    <a:prstGeom prst="rect">
                      <a:avLst/>
                    </a:prstGeom>
                    <a:noFill/>
                    <a:ln>
                      <a:noFill/>
                    </a:ln>
                  </pic:spPr>
                </pic:pic>
              </a:graphicData>
            </a:graphic>
          </wp:inline>
        </w:drawing>
      </w:r>
    </w:p>
    <w:p w:rsidR="00B425C8" w:rsidRPr="00E66A31" w:rsidRDefault="00BB0AEB" w:rsidP="00B425C8">
      <w:pPr>
        <w:pStyle w:val="NormalWeb"/>
        <w:jc w:val="center"/>
      </w:pPr>
      <w:r>
        <w:rPr>
          <w:b/>
        </w:rPr>
        <w:t>Figure 10.</w:t>
      </w:r>
      <w:r>
        <w:t xml:space="preserve"> CNN-BiLSTM hybrid architecture. </w:t>
      </w:r>
    </w:p>
    <w:p w:rsidR="0040337F" w:rsidRPr="0040337F" w:rsidRDefault="0040337F" w:rsidP="0040337F">
      <w:pPr>
        <w:pStyle w:val="NormalWeb"/>
        <w:spacing w:before="240" w:beforeAutospacing="0"/>
        <w:jc w:val="both"/>
      </w:pPr>
      <w:r>
        <w:t xml:space="preserve">The CNN-BiLSTM hybrid architecture illustrates the use of convolutional layers for spatial feature extraction, followed by bidirectional LSTM layers for learning temporal patterns. </w:t>
      </w:r>
      <w:ins w:id="90572" w:author="Grammar Check" w:date="2026-10-02T00:00:00Z">
        <w:r>
          <w:t xml:space="preserve">As illustrated in </w:t>
        </w:r>
      </w:ins>
      <w:r>
        <w:t xml:space="preserve">Figure 10</w:t>
      </w:r>
      <w:del w:id="90570" w:author="Grammar Check" w:date="2026-10-02T00:00:00Z">
        <w:r>
          <w:delText xml:space="preserve"> illustrates that</w:delText>
        </w:r>
      </w:del>
      <w:ins w:id="90571" w:author="Grammar Check" w:date="2026-10-02T00:00:00Z">
        <w:r>
          <w:t xml:space="preserve">,</w:t>
        </w:r>
      </w:ins>
      <w:r>
        <w:t xml:space="preserve"> the architecture </w:t>
      </w:r>
      <w:del w:id="90568" w:author="Grammar Check" w:date="2026-10-02T00:00:00Z">
        <w:r>
          <w:delText xml:space="preserve">is a combination of</w:delText>
        </w:r>
      </w:del>
      <w:ins w:id="90569" w:author="Grammar Check" w:date="2026-10-02T00:00:00Z">
        <w:r>
          <w:t xml:space="preserve">combines</w:t>
        </w:r>
      </w:ins>
      <w:r>
        <w:t xml:space="preserve"> CNN and BiLSTM</w:t>
      </w:r>
      <w:del w:id="90567" w:author="Grammar Check" w:date="2026-10-02T00:00:00Z">
        <w:r>
          <w:delText xml:space="preserve">, which works well</w:delText>
        </w:r>
      </w:del>
      <w:r>
        <w:t xml:space="preserve"> to learn and extract both local structures and long-range temporal structures of sequential data. </w:t>
      </w:r>
      <w:r>
        <w:rPr>
          <w:color w:val="C00000"/>
        </w:rPr>
        <w:t>The model starts with input sequences that pass through a Conv1D layer with 64 filters to generate significant local features and eliminate noise [33]. The feature maps are then down-sampled by a max-pooling layer, which retains dominant patterns while reducing computational complexity, and are refined by a second Conv1D layer with 128 filters. The resulting features are used as the input of a bidirectional LSTM layer with 128 units per direction to learn contextual information from both forward and backward directions. Finally, the learned representation passes through a dense layer with 128 units,</w:t>
      </w:r>
      <w:r>
        <w:t xml:space="preserve"> </w:t>
      </w:r>
      <w:r>
        <w:rPr>
          <w:color w:val="0070C0"/>
        </w:rPr>
        <w:t>followed by a softmax output layer that produces the final five-class prediction</w:t>
      </w:r>
      <w:r>
        <w:t xml:space="preserve">. This </w:t>
      </w:r>
      <w:del w:id="90577" w:author="Grammar Check" w:date="2026-10-02T00:00:00Z">
        <w:r>
          <w:delText xml:space="preserve">combination</w:delText>
        </w:r>
      </w:del>
      <w:ins w:id="90578" w:author="Grammar Check" w:date="2026-10-02T00:00:00Z">
        <w:r>
          <w:t xml:space="preserve">combined</w:t>
        </w:r>
      </w:ins>
      <w:r>
        <w:t xml:space="preserve"> design reduces misclassification </w:t>
      </w:r>
      <w:del w:id="90575" w:author="Grammar Check" w:date="2026-10-02T00:00:00Z">
        <w:r>
          <w:delText xml:space="preserve">using</w:delText>
        </w:r>
      </w:del>
      <w:ins w:id="90576" w:author="Grammar Check" w:date="2026-10-02T00:00:00Z">
        <w:r>
          <w:t xml:space="preserve">by exploiting both</w:t>
        </w:r>
      </w:ins>
      <w:r>
        <w:t xml:space="preserve"> the spatial and </w:t>
      </w:r>
      <w:del w:id="90573" w:author="Grammar Check" w:date="2026-10-02T00:00:00Z">
        <w:r>
          <w:delText xml:space="preserve">time</w:delText>
        </w:r>
      </w:del>
      <w:ins w:id="90574" w:author="Grammar Check" w:date="2026-10-02T00:00:00Z">
        <w:r>
          <w:t xml:space="preserve">temporal</w:t>
        </w:r>
      </w:ins>
      <w:r>
        <w:t xml:space="preserve"> attributes of the data.</w:t>
      </w:r>
    </w:p>
    <w:p w:rsidR="00F13F39" w:rsidRPr="00E66A31" w:rsidRDefault="00F13F39" w:rsidP="00235726">
      <w:pPr>
        <w:pStyle w:val="NormalWeb"/>
        <w:spacing w:before="240" w:beforeAutospacing="0"/>
        <w:jc w:val="center"/>
      </w:pPr>
      <w:r>
        <w:rPr>
          <w:b/>
          <w:bCs/>
          <w:color w:val="C00000"/>
        </w:rPr>
        <w:t>Table 2</w:t>
      </w:r>
      <w:del w:id="91371" w:author="Grammar Check" w:date="2026-10-02T00:00:00Z">
        <w:r>
          <w:rPr>
            <w:b/>
            <w:bCs/>
          </w:rPr>
          <w:delText>:</w:delText>
        </w:r>
      </w:del>
      <w:ins w:id="91372" w:author="Grammar Check" w:date="2026-10-02T00:00:00Z">
        <w:r>
          <w:rPr>
            <w:b/>
            <w:bCs/>
          </w:rPr>
          <w:t xml:space="preserve">.</w:t>
        </w:r>
      </w:ins>
      <w:r>
        <w:t xml:space="preserve"> Summary of the Architecture and Training Configuration of the Six Deep Learning Models</w:t>
      </w:r>
    </w:p>
    <w:tbl>
      <w:tblPr>
        <w:tblStyle w:val="GridTable1Light"/>
        <w:tblW w:w="0" w:type="auto"/>
        <w:tblLook w:val="04A0" w:firstRow="1" w:lastRow="0" w:firstColumn="1" w:lastColumn="0" w:noHBand="0" w:noVBand="1"/>
      </w:tblPr>
      <w:tblGrid>
        <w:gridCol w:w="1435"/>
        <w:gridCol w:w="2250"/>
        <w:gridCol w:w="923"/>
        <w:gridCol w:w="2947"/>
        <w:gridCol w:w="1975"/>
      </w:tblGrid>
      <w:tr w:rsidR="00E66A31" w:rsidRPr="00E66A31" w:rsidTr="00AB6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shd w:val="clear" w:color="auto" w:fill="D9D9D9" w:themeFill="background1" w:themeFillShade="D9"/>
            <w:hideMark/>
          </w:tcPr>
          <w:p w:rsidR="00AB66F6" w:rsidRPr="00AB66F6" w:rsidRDefault="00AB66F6" w:rsidP="00AB66F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Model</w:t>
            </w:r>
          </w:p>
        </w:tc>
        <w:tc>
          <w:tcPr>
            <w:tcW w:w="2250"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Architecture</w:t>
            </w:r>
          </w:p>
        </w:tc>
        <w:tc>
          <w:tcPr>
            <w:tcW w:w="923"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Kernel Size</w:t>
            </w:r>
          </w:p>
        </w:tc>
        <w:tc>
          <w:tcPr>
            <w:tcW w:w="2947"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Activation Function</w:t>
            </w:r>
          </w:p>
        </w:tc>
        <w:tc>
          <w:tcPr>
            <w:tcW w:w="1975" w:type="dxa"/>
            <w:shd w:val="clear" w:color="auto" w:fill="D9D9D9" w:themeFill="background1" w:themeFillShade="D9"/>
            <w:hideMark/>
          </w:tcPr>
          <w:p w:rsidR="00AB66F6" w:rsidRPr="00AB66F6" w:rsidRDefault="00AB66F6" w:rsidP="00AB66F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Training Configuration</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FNN</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Dense: 512 → 256 → 128 → 64 → 5; BN; Dropout</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ReLU → ReLU → ReLU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CNN-1D</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Conv1D (64, 128); BN; Pooling; GAP;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5, 3</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ReLU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LSTM</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LSTM (128 → 64); BN; Dropout;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Tanh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CNN-Transformer</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CNN → 2 × Transformer encoder (MHA, Add &amp; LN, FFN) → GAP →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5, 3</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Transformer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BiLSTM-Transformer</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BiLSTM → 2 × Transformer encoder (MHA, Add &amp; LN, FFN) → GAP →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Tanh → Transformer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r w:rsidR="00E66A31" w:rsidRPr="00E66A31" w:rsidTr="00AB66F6">
        <w:tc>
          <w:tcPr>
            <w:cnfStyle w:val="001000000000" w:firstRow="0" w:lastRow="0" w:firstColumn="1" w:lastColumn="0" w:oddVBand="0" w:evenVBand="0" w:oddHBand="0" w:evenHBand="0" w:firstRowFirstColumn="0" w:firstRowLastColumn="0" w:lastRowFirstColumn="0" w:lastRowLastColumn="0"/>
            <w:tcW w:w="1435" w:type="dxa"/>
            <w:hideMark/>
          </w:tcPr>
          <w:p w:rsidR="00AB66F6" w:rsidRPr="00AB66F6" w:rsidRDefault="00AB66F6" w:rsidP="00AB66F6">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CNN-BiLSTM</w:t>
            </w:r>
          </w:p>
        </w:tc>
        <w:tc>
          <w:tcPr>
            <w:tcW w:w="2250"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CNN front-end → BiLSTM → BN → Dropout → Dense</w:t>
            </w:r>
          </w:p>
        </w:tc>
        <w:tc>
          <w:tcPr>
            <w:tcW w:w="923"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5, 3</w:t>
            </w:r>
          </w:p>
        </w:tc>
        <w:tc>
          <w:tcPr>
            <w:tcW w:w="2947"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ReLU → Tanh → Softmax</w:t>
            </w:r>
          </w:p>
        </w:tc>
        <w:tc>
          <w:tcPr>
            <w:tcW w:w="1975" w:type="dxa"/>
            <w:hideMark/>
          </w:tcPr>
          <w:p w:rsidR="00AB66F6" w:rsidRPr="00AB66F6" w:rsidRDefault="00AB66F6" w:rsidP="00AB66F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color w:val="C00000"/>
                <w:sz w:val="24"/>
                <w:szCs w:val="24"/>
                <w:lang w:val="en-US"/>
              </w:rPr>
              <w:t>Class-weighted categorical cross-entropy; Adam; 30 epochs</w:t>
            </w:r>
          </w:p>
        </w:tc>
      </w:tr>
    </w:tbl>
    <w:p w:rsidR="00460C02" w:rsidRDefault="00460C02" w:rsidP="00686F27">
      <w:pPr>
        <w:spacing w:before="24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Table 2</w:t>
      </w:r>
      <w:r>
        <w:rPr>
          <w:rFonts w:ascii="Times New Roman" w:eastAsia="Times New Roman" w:hAnsi="Times New Roman" w:cs="Times New Roman"/>
          <w:sz w:val="24"/>
          <w:szCs w:val="24"/>
          <w:lang w:eastAsia="en-IN"/>
        </w:rPr>
        <w:t xml:space="preserve"> provides a unified comparison of all six deep learning models employed in </w:t>
      </w:r>
      <w:del w:id="90581" w:author="Grammar Check" w:date="2026-10-02T00:00:00Z">
        <w:r>
          <w:rPr>
            <w:rFonts w:ascii="Times New Roman" w:eastAsia="Times New Roman" w:hAnsi="Times New Roman" w:cs="Times New Roman"/>
            <w:sz w:val="24"/>
            <w:szCs w:val="24"/>
            <w:lang w:eastAsia="en-IN"/>
          </w:rPr>
          <w:delText xml:space="preserve">the</w:delText>
        </w:r>
      </w:del>
      <w:ins w:id="90582" w:author="Grammar Check" w:date="2026-10-02T00:00:00Z">
        <w:r>
          <w:rPr>
            <w:rFonts w:ascii="Times New Roman" w:eastAsia="Times New Roman" w:hAnsi="Times New Roman" w:cs="Times New Roman"/>
            <w:sz w:val="24"/>
            <w:szCs w:val="24"/>
            <w:lang w:eastAsia="en-IN"/>
          </w:rPr>
          <w:t xml:space="preserve">this</w:t>
        </w:r>
      </w:ins>
      <w:r>
        <w:rPr>
          <w:rFonts w:ascii="Times New Roman" w:eastAsia="Times New Roman" w:hAnsi="Times New Roman" w:cs="Times New Roman"/>
          <w:sz w:val="24"/>
          <w:szCs w:val="24"/>
          <w:lang w:eastAsia="en-IN"/>
        </w:rPr>
        <w:t xml:space="preserve"> </w:t>
      </w:r>
      <w:del w:id="90579" w:author="Grammar Check" w:date="2026-10-02T00:00:00Z">
        <w:r>
          <w:rPr>
            <w:rFonts w:ascii="Times New Roman" w:eastAsia="Times New Roman" w:hAnsi="Times New Roman" w:cs="Times New Roman"/>
            <w:sz w:val="24"/>
            <w:szCs w:val="24"/>
            <w:lang w:eastAsia="en-IN"/>
          </w:rPr>
          <w:delText xml:space="preserve">research</w:delText>
        </w:r>
      </w:del>
      <w:ins w:id="90580" w:author="Grammar Check" w:date="2026-10-02T00:00:00Z">
        <w:r>
          <w:rPr>
            <w:rFonts w:ascii="Times New Roman" w:eastAsia="Times New Roman" w:hAnsi="Times New Roman" w:cs="Times New Roman"/>
            <w:sz w:val="24"/>
            <w:szCs w:val="24"/>
            <w:lang w:eastAsia="en-IN"/>
          </w:rPr>
          <w:t xml:space="preserve">study,</w:t>
        </w:r>
      </w:ins>
      <w:r>
        <w:rPr>
          <w:rFonts w:ascii="Times New Roman" w:eastAsia="Times New Roman" w:hAnsi="Times New Roman" w:cs="Times New Roman"/>
          <w:sz w:val="24"/>
          <w:szCs w:val="24"/>
          <w:lang w:eastAsia="en-IN"/>
        </w:rPr>
        <w:t xml:space="preserve"> with a focus on their architectural components, important parameters, and training settings. The models </w:t>
      </w:r>
      <w:del w:id="90589" w:author="Grammar Check" w:date="2026-10-02T00:00:00Z">
        <w:r>
          <w:rPr>
            <w:rFonts w:ascii="Times New Roman" w:eastAsia="Times New Roman" w:hAnsi="Times New Roman" w:cs="Times New Roman"/>
            <w:sz w:val="24"/>
            <w:szCs w:val="24"/>
            <w:lang w:eastAsia="en-IN"/>
          </w:rPr>
          <w:delText xml:space="preserve">are</w:delText>
        </w:r>
      </w:del>
      <w:ins w:id="90590" w:author="Grammar Check" w:date="2026-10-02T00:00:00Z">
        <w:r>
          <w:rPr>
            <w:rFonts w:ascii="Times New Roman" w:eastAsia="Times New Roman" w:hAnsi="Times New Roman" w:cs="Times New Roman"/>
            <w:sz w:val="24"/>
            <w:szCs w:val="24"/>
            <w:lang w:eastAsia="en-IN"/>
          </w:rPr>
          <w:t xml:space="preserve">range from</w:t>
        </w:r>
      </w:ins>
      <w:r>
        <w:rPr>
          <w:rFonts w:ascii="Times New Roman" w:eastAsia="Times New Roman" w:hAnsi="Times New Roman" w:cs="Times New Roman"/>
          <w:sz w:val="24"/>
          <w:szCs w:val="24"/>
          <w:lang w:eastAsia="en-IN"/>
        </w:rPr>
        <w:t xml:space="preserve"> fully connected</w:t>
      </w:r>
      <w:ins w:id="90588" w:author="Grammar Check" w:date="2026-10-02T00:00:00Z">
        <w:r>
          <w:rPr>
            <w:rFonts w:ascii="Times New Roman" w:eastAsia="Times New Roman" w:hAnsi="Times New Roman" w:cs="Times New Roman"/>
            <w:sz w:val="24"/>
            <w:szCs w:val="24"/>
            <w:lang w:eastAsia="en-IN"/>
          </w:rPr>
          <w:t xml:space="preserve"> networks</w:t>
        </w:r>
      </w:ins>
      <w:r>
        <w:rPr>
          <w:rFonts w:ascii="Times New Roman" w:eastAsia="Times New Roman" w:hAnsi="Times New Roman" w:cs="Times New Roman"/>
          <w:sz w:val="24"/>
          <w:szCs w:val="24"/>
          <w:lang w:eastAsia="en-IN"/>
        </w:rPr>
        <w:t xml:space="preserve">, such as</w:t>
      </w:r>
      <w:ins w:id="90587" w:author="Grammar Check" w:date="2026-10-02T00:00:00Z">
        <w:r>
          <w:rPr>
            <w:rFonts w:ascii="Times New Roman" w:eastAsia="Times New Roman" w:hAnsi="Times New Roman" w:cs="Times New Roman"/>
            <w:sz w:val="24"/>
            <w:szCs w:val="24"/>
            <w:lang w:eastAsia="en-IN"/>
          </w:rPr>
          <w:t xml:space="preserve"> the</w:t>
        </w:r>
      </w:ins>
      <w:r>
        <w:rPr>
          <w:rFonts w:ascii="Times New Roman" w:eastAsia="Times New Roman" w:hAnsi="Times New Roman" w:cs="Times New Roman"/>
          <w:sz w:val="24"/>
          <w:szCs w:val="24"/>
          <w:lang w:eastAsia="en-IN"/>
        </w:rPr>
        <w:t xml:space="preserve"> FNN, which uses several dense layers with batch normalization and dropout, </w:t>
      </w:r>
      <w:del w:id="90585" w:author="Grammar Check" w:date="2026-10-02T00:00:00Z">
        <w:r>
          <w:rPr>
            <w:rFonts w:ascii="Times New Roman" w:eastAsia="Times New Roman" w:hAnsi="Times New Roman" w:cs="Times New Roman"/>
            <w:sz w:val="24"/>
            <w:szCs w:val="24"/>
            <w:lang w:eastAsia="en-IN"/>
          </w:rPr>
          <w:delText xml:space="preserve">or</w:delText>
        </w:r>
      </w:del>
      <w:ins w:id="90586" w:author="Grammar Check" w:date="2026-10-02T00:00:00Z">
        <w:r>
          <w:rPr>
            <w:rFonts w:ascii="Times New Roman" w:eastAsia="Times New Roman" w:hAnsi="Times New Roman" w:cs="Times New Roman"/>
            <w:sz w:val="24"/>
            <w:szCs w:val="24"/>
            <w:lang w:eastAsia="en-IN"/>
          </w:rPr>
          <w:t xml:space="preserve">to</w:t>
        </w:r>
      </w:ins>
      <w:r>
        <w:rPr>
          <w:rFonts w:ascii="Times New Roman" w:eastAsia="Times New Roman" w:hAnsi="Times New Roman" w:cs="Times New Roman"/>
          <w:sz w:val="24"/>
          <w:szCs w:val="24"/>
          <w:lang w:eastAsia="en-IN"/>
        </w:rPr>
        <w:t xml:space="preserve"> more sophisticated sequence models, such as LSTM </w:t>
      </w:r>
      <w:del w:id="90583" w:author="Grammar Check" w:date="2026-10-02T00:00:00Z">
        <w:r>
          <w:rPr>
            <w:rFonts w:ascii="Times New Roman" w:eastAsia="Times New Roman" w:hAnsi="Times New Roman" w:cs="Times New Roman"/>
            <w:sz w:val="24"/>
            <w:szCs w:val="24"/>
            <w:lang w:eastAsia="en-IN"/>
          </w:rPr>
          <w:delText xml:space="preserve">or</w:delText>
        </w:r>
      </w:del>
      <w:ins w:id="90584" w:author="Grammar Check" w:date="2026-10-02T00:00:00Z">
        <w:r>
          <w:rPr>
            <w:rFonts w:ascii="Times New Roman" w:eastAsia="Times New Roman" w:hAnsi="Times New Roman" w:cs="Times New Roman"/>
            <w:sz w:val="24"/>
            <w:szCs w:val="24"/>
            <w:lang w:eastAsia="en-IN"/>
          </w:rPr>
          <w:t xml:space="preserve">and</w:t>
        </w:r>
      </w:ins>
      <w:r>
        <w:rPr>
          <w:rFonts w:ascii="Times New Roman" w:eastAsia="Times New Roman" w:hAnsi="Times New Roman" w:cs="Times New Roman"/>
          <w:sz w:val="24"/>
          <w:szCs w:val="24"/>
          <w:lang w:eastAsia="en-IN"/>
        </w:rPr>
        <w:t xml:space="preserve"> BiLSTM-based hybrids. </w:t>
      </w:r>
      <w:r>
        <w:rPr>
          <w:rFonts w:ascii="Times New Roman" w:eastAsia="Times New Roman" w:hAnsi="Times New Roman" w:cs="Times New Roman"/>
          <w:color w:val="0070C0"/>
          <w:sz w:val="24"/>
          <w:szCs w:val="24"/>
          <w:lang w:eastAsia="en-IN"/>
        </w:rPr>
        <w:t xml:space="preserve">Convolutional architectures, namely CNN-1D, CNN-Transformer, and CNN-BiLSTM, </w:t>
      </w:r>
      <w:r>
        <w:rPr>
          <w:rFonts w:ascii="Times New Roman" w:eastAsia="Times New Roman" w:hAnsi="Times New Roman" w:cs="Times New Roman"/>
          <w:color w:val="C00000"/>
          <w:sz w:val="24"/>
          <w:szCs w:val="24"/>
          <w:lang w:eastAsia="en-IN"/>
        </w:rPr>
        <w:t>use one-dimensional kernels of sizes 5 and 3 to extract</w:t>
      </w:r>
      <w:del w:id="90596" w:author="Grammar Check" w:date="2026-10-02T00:00:00Z">
        <w:r>
          <w:rPr>
            <w:rFonts w:ascii="Times New Roman" w:eastAsia="Times New Roman" w:hAnsi="Times New Roman" w:cs="Times New Roman"/>
            <w:sz w:val="24"/>
            <w:szCs w:val="24"/>
            <w:lang w:eastAsia="en-IN"/>
          </w:rPr>
          <w:delText xml:space="preserve"> the</w:delText>
        </w:r>
      </w:del>
      <w:r>
        <w:rPr>
          <w:rFonts w:ascii="Times New Roman" w:eastAsia="Times New Roman" w:hAnsi="Times New Roman" w:cs="Times New Roman"/>
          <w:sz w:val="24"/>
          <w:szCs w:val="24"/>
          <w:lang w:eastAsia="en-IN"/>
        </w:rPr>
        <w:t xml:space="preserve"> spatial patterns </w:t>
      </w:r>
      <w:del w:id="90594" w:author="Grammar Check" w:date="2026-10-02T00:00:00Z">
        <w:r>
          <w:rPr>
            <w:rFonts w:ascii="Times New Roman" w:eastAsia="Times New Roman" w:hAnsi="Times New Roman" w:cs="Times New Roman"/>
            <w:sz w:val="24"/>
            <w:szCs w:val="24"/>
            <w:lang w:eastAsia="en-IN"/>
          </w:rPr>
          <w:delText xml:space="preserve">followed</w:delText>
        </w:r>
      </w:del>
      <w:ins w:id="90595" w:author="Grammar Check" w:date="2026-10-02T00:00:00Z">
        <w:r>
          <w:rPr>
            <w:rFonts w:ascii="Times New Roman" w:eastAsia="Times New Roman" w:hAnsi="Times New Roman" w:cs="Times New Roman"/>
            <w:sz w:val="24"/>
            <w:szCs w:val="24"/>
            <w:lang w:eastAsia="en-IN"/>
          </w:rPr>
          <w:t xml:space="preserve">before</w:t>
        </w:r>
      </w:ins>
      <w:r>
        <w:rPr>
          <w:rFonts w:ascii="Times New Roman" w:eastAsia="Times New Roman" w:hAnsi="Times New Roman" w:cs="Times New Roman"/>
          <w:sz w:val="24"/>
          <w:szCs w:val="24"/>
          <w:lang w:eastAsia="en-IN"/>
        </w:rPr>
        <w:t xml:space="preserve"> </w:t>
      </w:r>
      <w:del w:id="90592" w:author="Grammar Check" w:date="2026-10-02T00:00:00Z">
        <w:r>
          <w:rPr>
            <w:rFonts w:ascii="Times New Roman" w:eastAsia="Times New Roman" w:hAnsi="Times New Roman" w:cs="Times New Roman"/>
            <w:sz w:val="24"/>
            <w:szCs w:val="24"/>
            <w:lang w:eastAsia="en-IN"/>
          </w:rPr>
          <w:delText xml:space="preserve">by</w:delText>
        </w:r>
      </w:del>
      <w:ins w:id="90593" w:author="Grammar Check" w:date="2026-10-02T00:00:00Z">
        <w:r>
          <w:rPr>
            <w:rFonts w:ascii="Times New Roman" w:eastAsia="Times New Roman" w:hAnsi="Times New Roman" w:cs="Times New Roman"/>
            <w:sz w:val="24"/>
            <w:szCs w:val="24"/>
            <w:lang w:eastAsia="en-IN"/>
          </w:rPr>
          <w:t xml:space="preserve">passing</w:t>
        </w:r>
      </w:ins>
      <w:r>
        <w:rPr>
          <w:rFonts w:ascii="Times New Roman" w:eastAsia="Times New Roman" w:hAnsi="Times New Roman" w:cs="Times New Roman"/>
          <w:sz w:val="24"/>
          <w:szCs w:val="24"/>
          <w:lang w:eastAsia="en-IN"/>
        </w:rPr>
        <w:t xml:space="preserve"> the</w:t>
      </w:r>
      <w:del w:id="90591" w:author="Grammar Check" w:date="2026-10-02T00:00:00Z">
        <w:r>
          <w:rPr>
            <w:rFonts w:ascii="Times New Roman" w:eastAsia="Times New Roman" w:hAnsi="Times New Roman" w:cs="Times New Roman"/>
            <w:sz w:val="24"/>
            <w:szCs w:val="24"/>
            <w:lang w:eastAsia="en-IN"/>
          </w:rPr>
          <w:delText xml:space="preserve"> transmission of</w:delText>
        </w:r>
      </w:del>
      <w:r>
        <w:rPr>
          <w:rFonts w:ascii="Times New Roman" w:eastAsia="Times New Roman" w:hAnsi="Times New Roman" w:cs="Times New Roman"/>
          <w:sz w:val="24"/>
          <w:szCs w:val="24"/>
          <w:lang w:eastAsia="en-IN"/>
        </w:rPr>
        <w:t xml:space="preserve"> features to recurrent or dense layers. </w:t>
      </w:r>
      <w:r>
        <w:rPr>
          <w:rFonts w:ascii="Times New Roman" w:eastAsia="Times New Roman" w:hAnsi="Times New Roman" w:cs="Times New Roman"/>
          <w:color w:val="00A651"/>
          <w:sz w:val="24"/>
          <w:szCs w:val="24"/>
          <w:lang w:eastAsia="en-IN"/>
        </w:rPr>
        <w:t>Multi-head attention and layer normalization are added</w:t>
      </w:r>
      <w:r>
        <w:rPr>
          <w:rFonts w:ascii="Times New Roman" w:eastAsia="Times New Roman" w:hAnsi="Times New Roman" w:cs="Times New Roman"/>
          <w:sz w:val="24"/>
          <w:szCs w:val="24"/>
          <w:lang w:eastAsia="en-IN"/>
        </w:rPr>
        <w:t xml:space="preserve"> to the transformer-integrated models, including the CNN-Transformer and BiLSTM-Transformer hybrids, to learn long-range dependencies. </w:t>
      </w:r>
      <w:del w:id="90611" w:author="Grammar Check" w:date="2026-10-02T00:00:00Z">
        <w:r>
          <w:rPr>
            <w:rFonts w:ascii="Times New Roman" w:eastAsia="Times New Roman" w:hAnsi="Times New Roman" w:cs="Times New Roman"/>
            <w:sz w:val="24"/>
            <w:szCs w:val="24"/>
            <w:lang w:eastAsia="en-IN"/>
          </w:rPr>
          <w:delText xml:space="preserve">Regardless of the model, the</w:delText>
        </w:r>
      </w:del>
      <w:ins w:id="90612" w:author="Grammar Check" w:date="2026-10-02T00:00:00Z">
        <w:r>
          <w:rPr>
            <w:rFonts w:ascii="Times New Roman" w:eastAsia="Times New Roman" w:hAnsi="Times New Roman" w:cs="Times New Roman"/>
            <w:sz w:val="24"/>
            <w:szCs w:val="24"/>
            <w:lang w:eastAsia="en-IN"/>
          </w:rPr>
          <w:t xml:space="preserve">The</w:t>
        </w:r>
      </w:ins>
      <w:r>
        <w:rPr>
          <w:rFonts w:ascii="Times New Roman" w:eastAsia="Times New Roman" w:hAnsi="Times New Roman" w:cs="Times New Roman"/>
          <w:sz w:val="24"/>
          <w:szCs w:val="24"/>
          <w:lang w:eastAsia="en-IN"/>
        </w:rPr>
        <w:t xml:space="preserve"> primary activation functions used </w:t>
      </w:r>
      <w:del w:id="90609" w:author="Grammar Check" w:date="2026-10-02T00:00:00Z">
        <w:r>
          <w:rPr>
            <w:rFonts w:ascii="Times New Roman" w:eastAsia="Times New Roman" w:hAnsi="Times New Roman" w:cs="Times New Roman"/>
            <w:sz w:val="24"/>
            <w:szCs w:val="24"/>
            <w:lang w:eastAsia="en-IN"/>
          </w:rPr>
          <w:delText xml:space="preserve">in</w:delText>
        </w:r>
      </w:del>
      <w:ins w:id="90610" w:author="Grammar Check" w:date="2026-10-02T00:00:00Z">
        <w:r>
          <w:rPr>
            <w:rFonts w:ascii="Times New Roman" w:eastAsia="Times New Roman" w:hAnsi="Times New Roman" w:cs="Times New Roman"/>
            <w:sz w:val="24"/>
            <w:szCs w:val="24"/>
            <w:lang w:eastAsia="en-IN"/>
          </w:rPr>
          <w:t xml:space="preserve">across</w:t>
        </w:r>
      </w:ins>
      <w:r>
        <w:rPr>
          <w:rFonts w:ascii="Times New Roman" w:eastAsia="Times New Roman" w:hAnsi="Times New Roman" w:cs="Times New Roman"/>
          <w:sz w:val="24"/>
          <w:szCs w:val="24"/>
          <w:lang w:eastAsia="en-IN"/>
        </w:rPr>
        <w:t xml:space="preserve"> </w:t>
      </w:r>
      <w:del w:id="90607" w:author="Grammar Check" w:date="2026-10-02T00:00:00Z">
        <w:r>
          <w:rPr>
            <w:rFonts w:ascii="Times New Roman" w:eastAsia="Times New Roman" w:hAnsi="Times New Roman" w:cs="Times New Roman"/>
            <w:sz w:val="24"/>
            <w:szCs w:val="24"/>
            <w:lang w:eastAsia="en-IN"/>
          </w:rPr>
          <w:delText xml:space="preserve">all</w:delText>
        </w:r>
      </w:del>
      <w:ins w:id="90608" w:author="Grammar Check" w:date="2026-10-02T00:00:00Z">
        <w:r>
          <w:rPr>
            <w:rFonts w:ascii="Times New Roman" w:eastAsia="Times New Roman" w:hAnsi="Times New Roman" w:cs="Times New Roman"/>
            <w:sz w:val="24"/>
            <w:szCs w:val="24"/>
            <w:lang w:eastAsia="en-IN"/>
          </w:rPr>
          <w:t xml:space="preserve">the</w:t>
        </w:r>
      </w:ins>
      <w:r>
        <w:rPr>
          <w:rFonts w:ascii="Times New Roman" w:eastAsia="Times New Roman" w:hAnsi="Times New Roman" w:cs="Times New Roman"/>
          <w:sz w:val="24"/>
          <w:szCs w:val="24"/>
          <w:lang w:eastAsia="en-IN"/>
        </w:rPr>
        <w:t xml:space="preserve"> models were ReLU, tanh, and softmax, </w:t>
      </w:r>
      <w:r>
        <w:rPr>
          <w:rFonts w:ascii="Times New Roman" w:eastAsia="Times New Roman" w:hAnsi="Times New Roman" w:cs="Times New Roman"/>
          <w:color w:val="0070C0"/>
          <w:sz w:val="24"/>
          <w:szCs w:val="24"/>
          <w:lang w:eastAsia="en-IN"/>
        </w:rPr>
        <w:t>while class-weighted categorical cross-entropy and the Adam optimizer were consistently applied</w:t>
      </w:r>
      <w:r>
        <w:rPr>
          <w:rFonts w:ascii="Times New Roman" w:eastAsia="Times New Roman" w:hAnsi="Times New Roman" w:cs="Times New Roman"/>
          <w:sz w:val="24"/>
          <w:szCs w:val="24"/>
          <w:lang w:eastAsia="en-IN"/>
        </w:rPr>
        <w:t xml:space="preserve"> </w:t>
      </w:r>
      <w:del w:id="90605" w:author="Grammar Check" w:date="2026-10-02T00:00:00Z">
        <w:r>
          <w:rPr>
            <w:rFonts w:ascii="Times New Roman" w:eastAsia="Times New Roman" w:hAnsi="Times New Roman" w:cs="Times New Roman"/>
            <w:sz w:val="24"/>
            <w:szCs w:val="24"/>
            <w:lang w:eastAsia="en-IN"/>
          </w:rPr>
          <w:delText xml:space="preserve">to achieve efficiency over</w:delText>
        </w:r>
      </w:del>
      <w:ins w:id="90606" w:author="Grammar Check" w:date="2026-10-02T00:00:00Z">
        <w:r>
          <w:rPr>
            <w:rFonts w:ascii="Times New Roman" w:eastAsia="Times New Roman" w:hAnsi="Times New Roman" w:cs="Times New Roman"/>
            <w:sz w:val="24"/>
            <w:szCs w:val="24"/>
            <w:lang w:eastAsia="en-IN"/>
          </w:rPr>
          <w:t xml:space="preserve">for</w:t>
        </w:r>
      </w:ins>
      <w:r>
        <w:rPr>
          <w:rFonts w:ascii="Times New Roman" w:eastAsia="Times New Roman" w:hAnsi="Times New Roman" w:cs="Times New Roman"/>
          <w:sz w:val="24"/>
          <w:szCs w:val="24"/>
          <w:lang w:eastAsia="en-IN"/>
        </w:rPr>
        <w:t xml:space="preserve"> 30 epochs. This table </w:t>
      </w:r>
      <w:del w:id="90603" w:author="Grammar Check" w:date="2026-10-02T00:00:00Z">
        <w:r>
          <w:rPr>
            <w:rFonts w:ascii="Times New Roman" w:eastAsia="Times New Roman" w:hAnsi="Times New Roman" w:cs="Times New Roman"/>
            <w:sz w:val="24"/>
            <w:szCs w:val="24"/>
            <w:lang w:eastAsia="en-IN"/>
          </w:rPr>
          <w:delText xml:space="preserve">summarized</w:delText>
        </w:r>
      </w:del>
      <w:ins w:id="90604" w:author="Grammar Check" w:date="2026-10-02T00:00:00Z">
        <w:r>
          <w:rPr>
            <w:rFonts w:ascii="Times New Roman" w:eastAsia="Times New Roman" w:hAnsi="Times New Roman" w:cs="Times New Roman"/>
            <w:sz w:val="24"/>
            <w:szCs w:val="24"/>
            <w:lang w:eastAsia="en-IN"/>
          </w:rPr>
          <w:t xml:space="preserve">summarizes</w:t>
        </w:r>
      </w:ins>
      <w:r>
        <w:rPr>
          <w:rFonts w:ascii="Times New Roman" w:eastAsia="Times New Roman" w:hAnsi="Times New Roman" w:cs="Times New Roman"/>
          <w:sz w:val="24"/>
          <w:szCs w:val="24"/>
          <w:lang w:eastAsia="en-IN"/>
        </w:rPr>
        <w:t xml:space="preserve"> the progressive architectural complexity and </w:t>
      </w:r>
      <w:del w:id="90601" w:author="Grammar Check" w:date="2026-10-02T00:00:00Z">
        <w:r>
          <w:rPr>
            <w:rFonts w:ascii="Times New Roman" w:eastAsia="Times New Roman" w:hAnsi="Times New Roman" w:cs="Times New Roman"/>
            <w:sz w:val="24"/>
            <w:szCs w:val="24"/>
            <w:lang w:eastAsia="en-IN"/>
          </w:rPr>
          <w:delText xml:space="preserve">homogeneous</w:delText>
        </w:r>
      </w:del>
      <w:ins w:id="90602" w:author="Grammar Check" w:date="2026-10-02T00:00:00Z">
        <w:r>
          <w:rPr>
            <w:rFonts w:ascii="Times New Roman" w:eastAsia="Times New Roman" w:hAnsi="Times New Roman" w:cs="Times New Roman"/>
            <w:sz w:val="24"/>
            <w:szCs w:val="24"/>
            <w:lang w:eastAsia="en-IN"/>
          </w:rPr>
          <w:t xml:space="preserve">the uniform</w:t>
        </w:r>
      </w:ins>
      <w:r>
        <w:rPr>
          <w:rFonts w:ascii="Times New Roman" w:eastAsia="Times New Roman" w:hAnsi="Times New Roman" w:cs="Times New Roman"/>
          <w:sz w:val="24"/>
          <w:szCs w:val="24"/>
          <w:lang w:eastAsia="en-IN"/>
        </w:rPr>
        <w:t xml:space="preserve"> training </w:t>
      </w:r>
      <w:del w:id="90599" w:author="Grammar Check" w:date="2026-10-02T00:00:00Z">
        <w:r>
          <w:rPr>
            <w:rFonts w:ascii="Times New Roman" w:eastAsia="Times New Roman" w:hAnsi="Times New Roman" w:cs="Times New Roman"/>
            <w:sz w:val="24"/>
            <w:szCs w:val="24"/>
            <w:lang w:eastAsia="en-IN"/>
          </w:rPr>
          <w:delText xml:space="preserve">formation</w:delText>
        </w:r>
      </w:del>
      <w:ins w:id="90600" w:author="Grammar Check" w:date="2026-10-02T00:00:00Z">
        <w:r>
          <w:rPr>
            <w:rFonts w:ascii="Times New Roman" w:eastAsia="Times New Roman" w:hAnsi="Times New Roman" w:cs="Times New Roman"/>
            <w:sz w:val="24"/>
            <w:szCs w:val="24"/>
            <w:lang w:eastAsia="en-IN"/>
          </w:rPr>
          <w:t xml:space="preserve">configuration</w:t>
        </w:r>
      </w:ins>
      <w:r>
        <w:rPr>
          <w:rFonts w:ascii="Times New Roman" w:eastAsia="Times New Roman" w:hAnsi="Times New Roman" w:cs="Times New Roman"/>
          <w:sz w:val="24"/>
          <w:szCs w:val="24"/>
          <w:lang w:eastAsia="en-IN"/>
        </w:rPr>
        <w:t xml:space="preserve"> </w:t>
      </w:r>
      <w:del w:id="90597" w:author="Grammar Check" w:date="2026-10-02T00:00:00Z">
        <w:r>
          <w:rPr>
            <w:rFonts w:ascii="Times New Roman" w:eastAsia="Times New Roman" w:hAnsi="Times New Roman" w:cs="Times New Roman"/>
            <w:sz w:val="24"/>
            <w:szCs w:val="24"/>
            <w:lang w:eastAsia="en-IN"/>
          </w:rPr>
          <w:delText xml:space="preserve">in</w:delText>
        </w:r>
      </w:del>
      <w:ins w:id="90598" w:author="Grammar Check" w:date="2026-10-02T00:00:00Z">
        <w:r>
          <w:rPr>
            <w:rFonts w:ascii="Times New Roman" w:eastAsia="Times New Roman" w:hAnsi="Times New Roman" w:cs="Times New Roman"/>
            <w:sz w:val="24"/>
            <w:szCs w:val="24"/>
            <w:lang w:eastAsia="en-IN"/>
          </w:rPr>
          <w:t xml:space="preserve">of</w:t>
        </w:r>
      </w:ins>
      <w:r>
        <w:rPr>
          <w:rFonts w:ascii="Times New Roman" w:eastAsia="Times New Roman" w:hAnsi="Times New Roman" w:cs="Times New Roman"/>
          <w:sz w:val="24"/>
          <w:szCs w:val="24"/>
          <w:lang w:eastAsia="en-IN"/>
        </w:rPr>
        <w:t xml:space="preserve"> the assessed models.</w:t>
      </w:r>
    </w:p>
    <w:p w:rsidR="00FA6214" w:rsidRDefault="00006DA4">
      <w:pPr>
        <w:spacing w:before="24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Further architectural details, taken from the implemented models, are as follows. The FNN consists of four dense layers with 512, 256, 128, and 64 units, each followed by batch normalization and dropout. The CNN-1D model uses two Conv1D layers with 64 filters (kernel size 5) and 128 filters (kernel size 3), each followed by batch normalization, with max pooling after the first layer, followed by global average pooling and a 128-unit dense layer. The LSTM model stacks two LSTM layers with 128 and 64 units, each followed by batch normalization and dropout. The CNN-BiLSTM model uses the same two-layer convolutional front-end as the CNN-1D model, followed by a bidirectional LSTM with 128 units per direction, batch normalization, dropout, and a 128-unit dense layer. The CNN-Transformer model uses the same convolutional front-end followed by two Transformer encoder blocks (four attention heads, embedding dimension 128, feed-forward dimension 256), global average pooling, and a 128-unit dense layer. The BiLSTM-Transformer model applies a bidirectional LSTM with 128 units per direction followed by two Transformer encoder blocks (four attention heads, embedding dimension 256, feed-forward dimension 256), global average pooling, and a 128-unit dense layer. All models end with a five-unit softmax output layer and use dropout rates of 0.2–0.3.</w:t>
      </w:r>
    </w:p>
    <w:p w:rsidR="00DC6F04" w:rsidRPr="00E66A31" w:rsidRDefault="00686F27" w:rsidP="00686F27">
      <w:pPr>
        <w:spacing w:before="240"/>
        <w:jc w:val="both"/>
        <w:rPr>
          <w:rFonts w:ascii="Times New Roman" w:hAnsi="Times New Roman" w:cs="Times New Roman"/>
          <w:b/>
          <w:sz w:val="28"/>
          <w:szCs w:val="24"/>
        </w:rPr>
      </w:pPr>
      <w:r>
        <w:rPr>
          <w:rFonts w:ascii="Times New Roman" w:hAnsi="Times New Roman" w:cs="Times New Roman"/>
          <w:b/>
          <w:sz w:val="28"/>
          <w:szCs w:val="24"/>
        </w:rPr>
        <w:t xml:space="preserve">IV. RESULTS </w:t>
      </w:r>
    </w:p>
    <w:p w:rsidR="00D172A7" w:rsidRDefault="00D172A7" w:rsidP="00EB67FE">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70C0"/>
          <w:sz w:val="24"/>
          <w:szCs w:val="24"/>
          <w:lang w:eastAsia="en-IN"/>
        </w:rPr>
        <w:t xml:space="preserve">This section reports the results of the six architectures on the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color w:val="0070C0"/>
          <w:sz w:val="24"/>
          <w:szCs w:val="24"/>
          <w:lang w:eastAsia="en-IN"/>
        </w:rPr>
        <w:t xml:space="preserve"> benchmark under a common experimental protocol.</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A651"/>
          <w:sz w:val="24"/>
          <w:szCs w:val="24"/>
          <w:lang w:eastAsia="en-IN"/>
        </w:rPr>
        <w:t>Three standalone architectures (FNN, CNN-1D, and LSTM) and three hybrid models</w:t>
      </w:r>
      <w:r>
        <w:rPr>
          <w:rFonts w:ascii="Times New Roman" w:eastAsia="Times New Roman" w:hAnsi="Times New Roman" w:cs="Times New Roman"/>
          <w:sz w:val="24"/>
          <w:szCs w:val="24"/>
          <w:lang w:eastAsia="en-IN"/>
        </w:rPr>
        <w:t xml:space="preserve"> (CNN-BiLSTM, CNN</w:t>
      </w:r>
      <w:del w:id="90615" w:author="Grammar Check" w:date="2026-10-02T00:00:00Z">
        <w:r>
          <w:rPr>
            <w:rFonts w:ascii="Times New Roman" w:eastAsia="Times New Roman" w:hAnsi="Times New Roman" w:cs="Times New Roman"/>
            <w:sz w:val="24"/>
            <w:szCs w:val="24"/>
            <w:lang w:eastAsia="en-IN"/>
          </w:rPr>
          <w:delText xml:space="preserve"> </w:delText>
        </w:r>
      </w:del>
      <w:ins w:id="90616"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Transformer, and BiLSTM</w:t>
      </w:r>
      <w:del w:id="90613" w:author="Grammar Check" w:date="2026-10-02T00:00:00Z">
        <w:r>
          <w:rPr>
            <w:rFonts w:ascii="Times New Roman" w:eastAsia="Times New Roman" w:hAnsi="Times New Roman" w:cs="Times New Roman"/>
            <w:sz w:val="24"/>
            <w:szCs w:val="24"/>
            <w:lang w:eastAsia="en-IN"/>
          </w:rPr>
          <w:delText xml:space="preserve"> </w:delText>
        </w:r>
      </w:del>
      <w:ins w:id="90614"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Transformer) </w:t>
      </w:r>
      <w:r>
        <w:rPr>
          <w:rFonts w:ascii="Times New Roman" w:eastAsia="Times New Roman" w:hAnsi="Times New Roman" w:cs="Times New Roman"/>
          <w:color w:val="00A651"/>
          <w:sz w:val="24"/>
          <w:szCs w:val="24"/>
          <w:lang w:eastAsia="en-IN"/>
        </w:rPr>
        <w:t>were trained and tested to predict different attack patterns.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color w:val="0070C0"/>
          <w:sz w:val="24"/>
          <w:szCs w:val="24"/>
          <w:lang w:eastAsia="en-IN"/>
        </w:rPr>
        <w:t>The experimental findings show that CNN-BiLSTM achieved the highest accuracy, recall, and ROC-AUC, whereas the standalone CNN-1D achieved the highest macro-F1 and outperformed both attention-based hybrids in accuracy. These results indicate that combining convolutional feature extraction with bidirectional temporal modeling benefits detection performance on this dataset, while adding attention mechanisms does not by itself guarantee an improvement over well-designed standalone models.</w:t>
      </w:r>
    </w:p>
    <w:p w:rsidR="00DC6F04" w:rsidRPr="00F346AA" w:rsidRDefault="00DC6F04" w:rsidP="00F346AA">
      <w:pPr>
        <w:pStyle w:val="NormalWeb"/>
        <w:rPr>
          <w:rStyle w:val="Strong"/>
        </w:rPr>
      </w:pPr>
      <w:r>
        <w:rPr>
          <w:rStyle w:val="Strong"/>
        </w:rPr>
        <w:t xml:space="preserve">4.1 Experimental </w:t>
      </w:r>
      <w:del w:id="91369" w:author="Grammar Check" w:date="2026-10-02T00:00:00Z">
        <w:r>
          <w:rPr>
            <w:rStyle w:val="Strong"/>
          </w:rPr>
          <w:delText xml:space="preserve">setup</w:delText>
        </w:r>
      </w:del>
      <w:ins w:id="91370" w:author="Grammar Check" w:date="2026-10-02T00:00:00Z">
        <w:r>
          <w:rPr>
            <w:rStyle w:val="Strong"/>
          </w:rPr>
          <w:t xml:space="preserve">Setup</w:t>
        </w:r>
      </w:ins>
      <w:r>
        <w:rPr>
          <w:rStyle w:val="Strong"/>
        </w:rPr>
        <w:t xml:space="preserve"> and </w:t>
      </w:r>
      <w:del w:id="91367" w:author="Grammar Check" w:date="2026-10-02T00:00:00Z">
        <w:r>
          <w:rPr>
            <w:rStyle w:val="Strong"/>
          </w:rPr>
          <w:delText xml:space="preserve">hyperparameter</w:delText>
        </w:r>
      </w:del>
      <w:ins w:id="91368" w:author="Grammar Check" w:date="2026-10-02T00:00:00Z">
        <w:r>
          <w:rPr>
            <w:rStyle w:val="Strong"/>
          </w:rPr>
          <w:t xml:space="preserve">Hyperparameter</w:t>
        </w:r>
      </w:ins>
      <w:r>
        <w:rPr>
          <w:rStyle w:val="Strong"/>
        </w:rPr>
        <w:t xml:space="preserve"> </w:t>
      </w:r>
      <w:del w:id="91365" w:author="Grammar Check" w:date="2026-10-02T00:00:00Z">
        <w:r>
          <w:rPr>
            <w:rStyle w:val="Strong"/>
          </w:rPr>
          <w:delText xml:space="preserve">configuration</w:delText>
        </w:r>
      </w:del>
      <w:ins w:id="91366" w:author="Grammar Check" w:date="2026-10-02T00:00:00Z">
        <w:r>
          <w:rPr>
            <w:rStyle w:val="Strong"/>
          </w:rPr>
          <w:t xml:space="preserve">Configuration</w:t>
        </w:r>
      </w:ins>
    </w:p>
    <w:p w:rsidR="00F346AA" w:rsidRDefault="00F346AA" w:rsidP="00B85F46">
      <w:pPr>
        <w:pStyle w:val="NormalWeb"/>
        <w:jc w:val="both"/>
        <w:rPr>
          <w:color w:val="0070C0"/>
        </w:rPr>
      </w:pPr>
      <w:bookmarkStart w:id="1" w:name="_Hlk216165915"/>
      <w:r>
        <w:rPr>
          <w:rStyle w:val="Strong"/>
          <w:b w:val="0"/>
          <w:bCs w:val="0"/>
        </w:rPr>
        <w:t>To ensure reproducibility, the experimental configuration</w:t>
      </w:r>
      <w:r>
        <w:rPr>
          <w:rStyle w:val="Strong"/>
        </w:rPr>
        <w:t xml:space="preserve"> </w:t>
      </w:r>
      <w:r>
        <w:rPr>
          <w:rStyle w:val="Strong"/>
          <w:b w:val="0"/>
          <w:bCs w:val="0"/>
        </w:rPr>
        <w:t>has</w:t>
      </w:r>
      <w:r>
        <w:t xml:space="preserve"> been explicitly documented. All models were implemented using TensorFlow/Keras in Python. The experiments were conducted using the Adam optimizer with an initial learning rate of 0.001, </w:t>
      </w:r>
      <w:r>
        <w:rPr>
          <w:color w:val="C00000"/>
        </w:rPr>
        <w:t>a batch size of 256, and a maximum of 30 epochs; the learning rate was halved whenever the validation loss did not improve for three consecutive epochs. Dropout layers with rates of 0.3 and 0.2 were incorporated to reduce overfitting, and a class-weighted loss was used (Section 2.1). The Transformer-based models employed two encoder blocks with four attention heads and a feed-forward dimension of 256, with an embedding dimension of 128 (CNN-Transformer) or 256 (BiLSTM-Transformer).</w:t>
      </w:r>
      <w:r>
        <w:t xml:space="preserve"> </w:t>
      </w:r>
      <w:r>
        <w:rPr>
          <w:color w:val="0070C0"/>
        </w:rPr>
        <w:t>The primary results in Tables 3–12 were obtained from a single run with a fixed random seed (seed = 42) controlling data partitioning, weight initialization, and mini-batch shuffling; the five-seed repeated-run protocol is described in Section 4.12.</w:t>
      </w:r>
    </w:p>
    <w:p w:rsidR="00F346AA" w:rsidRPr="00C73521" w:rsidRDefault="00C73521" w:rsidP="00F346AA">
      <w:pPr>
        <w:spacing w:before="240" w:after="0"/>
        <w:jc w:val="both"/>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t xml:space="preserve">The experiments were executed on a workstation equipped with an Intel Core i7 processor, 64 GB RAM, and an NVIDIA GPU running Windows 11</w:t>
      </w:r>
      <w:del w:id="90617" w:author="Grammar Check" w:date="2026-10-02T00:00:00Z">
        <w:r>
          <w:rPr>
            <w:rFonts w:ascii="Times New Roman" w:eastAsia="Times New Roman" w:hAnsi="Times New Roman" w:cs="Times New Roman"/>
            <w:color w:val="0070C0"/>
            <w:sz w:val="24"/>
            <w:szCs w:val="24"/>
            <w:lang w:eastAsia="en-IN"/>
          </w:rPr>
          <w:delText xml:space="preserve">. )</w:delText>
        </w:r>
      </w:del>
      <w:ins w:id="90618" w:author="Grammar Check" w:date="2026-10-02T00:00:00Z">
        <w:r>
          <w:rPr>
            <w:rFonts w:ascii="Times New Roman" w:eastAsia="Times New Roman" w:hAnsi="Times New Roman" w:cs="Times New Roman"/>
            <w:color w:val="0070C0"/>
            <w:sz w:val="24"/>
            <w:szCs w:val="24"/>
            <w:lang w:eastAsia="en-IN"/>
          </w:rPr>
          <w:t xml:space="preserve">,</w:t>
        </w:r>
      </w:ins>
      <w:r>
        <w:rPr>
          <w:rFonts w:ascii="Times New Roman" w:eastAsia="Times New Roman" w:hAnsi="Times New Roman" w:cs="Times New Roman"/>
          <w:color w:val="0070C0"/>
          <w:sz w:val="24"/>
          <w:szCs w:val="24"/>
          <w:lang w:eastAsia="en-IN"/>
        </w:rPr>
        <w:t xml:space="preserve"> using Python with TensorFlow/Keras 3, NumPy, Pandas, and Scikit-learn. The inference-time and memory measurements reported in Section 4.11 were performed on the same type of runtime with Python 3.13, TensorFlow 2.20.0, Keras 3.13.2, NumPy 2.1.3, Pandas 2.2.3, and Scikit-learn 1.6.1. The complete implementation details and hyperparameter settings are provided to facilitate independent verification and future comparative studies.</w:t>
      </w:r>
    </w:p>
    <w:p w:rsidR="00F346AA" w:rsidRPr="00F346AA" w:rsidRDefault="00F346AA" w:rsidP="00F346AA">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hyperparameters used in this study were selected through empirical experimentation and consideration of commonly adopted configurations for deep-learning-based intrusion detection. The objective was to obtain a stable training configuration while maintaining a consistent experimental setting across all six architectures. An initial learning rate of 0.001 and </w:t>
      </w:r>
      <w:r>
        <w:rPr>
          <w:rFonts w:ascii="Times New Roman" w:eastAsia="Times New Roman" w:hAnsi="Times New Roman" w:cs="Times New Roman"/>
          <w:color w:val="C00000"/>
          <w:sz w:val="24"/>
          <w:szCs w:val="24"/>
          <w:lang w:eastAsia="en-IN"/>
        </w:rPr>
        <w:t>a batch size of 256 were selected</w:t>
      </w:r>
      <w:r>
        <w:rPr>
          <w:rFonts w:ascii="Times New Roman" w:eastAsia="Times New Roman" w:hAnsi="Times New Roman" w:cs="Times New Roman"/>
          <w:sz w:val="24"/>
          <w:szCs w:val="24"/>
          <w:lang w:eastAsia="en-IN"/>
        </w:rPr>
        <w:t xml:space="preserve"> with the Adam optimizer based on stable convergence during preliminary experimentation. </w:t>
      </w:r>
      <w:r>
        <w:rPr>
          <w:rFonts w:ascii="Times New Roman" w:eastAsia="Times New Roman" w:hAnsi="Times New Roman" w:cs="Times New Roman"/>
          <w:color w:val="C00000"/>
          <w:sz w:val="24"/>
          <w:szCs w:val="24"/>
          <w:lang w:eastAsia="en-IN"/>
        </w:rPr>
        <w:t>Dropout rates of 0.3 and 0.2 were employed</w:t>
      </w:r>
      <w:r>
        <w:rPr>
          <w:rFonts w:ascii="Times New Roman" w:eastAsia="Times New Roman" w:hAnsi="Times New Roman" w:cs="Times New Roman"/>
          <w:sz w:val="24"/>
          <w:szCs w:val="24"/>
          <w:lang w:eastAsia="en-IN"/>
        </w:rPr>
        <w:t xml:space="preserve"> to mitigate overfitting. For the Transformer-based architectures, </w:t>
      </w:r>
      <w:r>
        <w:rPr>
          <w:rFonts w:ascii="Times New Roman" w:eastAsia="Times New Roman" w:hAnsi="Times New Roman" w:cs="Times New Roman"/>
          <w:color w:val="C00000"/>
          <w:sz w:val="24"/>
          <w:szCs w:val="24"/>
          <w:lang w:eastAsia="en-IN"/>
        </w:rPr>
        <w:t>four attention heads, two encoder blocks, and embedding dimensions of 128 and 256 were selected</w:t>
      </w:r>
      <w:r>
        <w:rPr>
          <w:rFonts w:ascii="Times New Roman" w:eastAsia="Times New Roman" w:hAnsi="Times New Roman" w:cs="Times New Roman"/>
          <w:sz w:val="24"/>
          <w:szCs w:val="24"/>
          <w:lang w:eastAsia="en-IN"/>
        </w:rPr>
        <w:t xml:space="preserve"> to provide sufficient representation capacity while avoiding unnecessary architectural complexity. The same training configuration was retained across the models wherever applicable to ensure a fair comparison of their architectural performance.</w:t>
      </w:r>
    </w:p>
    <w:p w:rsidR="00FA6214" w:rsidRDefault="00006DA4">
      <w:pPr>
        <w:spacing w:before="240" w:after="0"/>
        <w:rPr>
          <w:rFonts w:ascii="Times New Roman" w:hAnsi="Times New Roman" w:cs="Times New Roman"/>
          <w:b/>
          <w:sz w:val="24"/>
          <w:szCs w:val="24"/>
        </w:rPr>
      </w:pPr>
      <w:r>
        <w:rPr>
          <w:rFonts w:ascii="Times New Roman" w:hAnsi="Times New Roman" w:cs="Times New Roman"/>
          <w:b/>
          <w:color w:val="0070C0"/>
          <w:sz w:val="24"/>
          <w:szCs w:val="24"/>
        </w:rPr>
        <w:t>4.2 Analysis of FNN Model</w:t>
      </w:r>
    </w:p>
    <w:p w:rsidR="000D3841" w:rsidRPr="00E66A31" w:rsidRDefault="00AD2294" w:rsidP="00EB5141">
      <w:pPr>
        <w:spacing w:before="24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C00000"/>
          <w:sz w:val="24"/>
          <w:szCs w:val="24"/>
          <w:lang w:eastAsia="en-IN"/>
        </w:rPr>
        <w:t>Table 3</w:t>
      </w:r>
      <w:del w:id="91375" w:author="Grammar Check" w:date="2026-10-02T00:00:00Z">
        <w:r>
          <w:rPr>
            <w:rFonts w:ascii="Times New Roman" w:eastAsia="Times New Roman" w:hAnsi="Times New Roman" w:cs="Times New Roman"/>
            <w:b/>
            <w:bCs/>
            <w:sz w:val="24"/>
            <w:szCs w:val="24"/>
            <w:lang w:eastAsia="en-IN"/>
          </w:rPr>
          <w:delText>:</w:delText>
        </w:r>
      </w:del>
      <w:ins w:id="91376" w:author="Grammar Check" w:date="2026-10-02T00:00:00Z">
        <w:r>
          <w:rPr>
            <w:rFonts w:ascii="Times New Roman" w:eastAsia="Times New Roman" w:hAnsi="Times New Roman" w:cs="Times New Roman"/>
            <w:b/>
            <w:bCs/>
            <w:sz w:val="24"/>
            <w:szCs w:val="24"/>
            <w:lang w:eastAsia="en-IN"/>
          </w:rPr>
          <w:t xml:space="preserve">.</w:t>
        </w:r>
      </w:ins>
      <w:r>
        <w:rPr>
          <w:rFonts w:ascii="Times New Roman" w:eastAsia="Times New Roman" w:hAnsi="Times New Roman" w:cs="Times New Roman"/>
          <w:sz w:val="24"/>
          <w:szCs w:val="24"/>
          <w:lang w:eastAsia="en-IN"/>
        </w:rPr>
        <w:t xml:space="preserve"> Epoch Evaluation Metrics </w:t>
      </w:r>
      <w:del w:id="91373" w:author="Grammar Check" w:date="2026-10-02T00:00:00Z">
        <w:r>
          <w:rPr>
            <w:rFonts w:ascii="Times New Roman" w:eastAsia="Times New Roman" w:hAnsi="Times New Roman" w:cs="Times New Roman"/>
            <w:sz w:val="24"/>
            <w:szCs w:val="24"/>
            <w:lang w:eastAsia="en-IN"/>
          </w:rPr>
          <w:delText xml:space="preserve">For</w:delText>
        </w:r>
      </w:del>
      <w:ins w:id="91374" w:author="Grammar Check" w:date="2026-10-02T00:00:00Z">
        <w:r>
          <w:rPr>
            <w:rFonts w:ascii="Times New Roman" w:eastAsia="Times New Roman" w:hAnsi="Times New Roman" w:cs="Times New Roman"/>
            <w:sz w:val="24"/>
            <w:szCs w:val="24"/>
            <w:lang w:eastAsia="en-IN"/>
          </w:rPr>
          <w:t xml:space="preserve">for</w:t>
        </w:r>
      </w:ins>
      <w:r>
        <w:rPr>
          <w:rFonts w:ascii="Times New Roman" w:eastAsia="Times New Roman" w:hAnsi="Times New Roman" w:cs="Times New Roman"/>
          <w:sz w:val="24"/>
          <w:szCs w:val="24"/>
          <w:lang w:eastAsia="en-IN"/>
        </w:rPr>
        <w:t xml:space="preserve"> FNN</w:t>
      </w:r>
    </w:p>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275"/>
        <w:gridCol w:w="1244"/>
        <w:gridCol w:w="983"/>
        <w:gridCol w:w="983"/>
        <w:gridCol w:w="1035"/>
        <w:gridCol w:w="1035"/>
        <w:gridCol w:w="983"/>
        <w:gridCol w:w="874"/>
      </w:tblGrid>
      <w:tr w:rsidR="0000347F" w:rsidRPr="00E66A31" w:rsidTr="0000347F">
        <w:trPr>
          <w:trHeight w:val="987"/>
        </w:trPr>
        <w:tc>
          <w:tcPr>
            <w:tcW w:w="497"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Epoch</w:t>
            </w:r>
          </w:p>
        </w:tc>
        <w:tc>
          <w:tcPr>
            <w:tcW w:w="682"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Accuracy</w:t>
            </w:r>
          </w:p>
        </w:tc>
        <w:tc>
          <w:tcPr>
            <w:tcW w:w="66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Precision</w:t>
            </w:r>
          </w:p>
        </w:tc>
        <w:tc>
          <w:tcPr>
            <w:tcW w:w="52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Recall</w:t>
            </w:r>
          </w:p>
        </w:tc>
        <w:tc>
          <w:tcPr>
            <w:tcW w:w="52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F1-Score</w:t>
            </w:r>
          </w:p>
        </w:tc>
        <w:tc>
          <w:tcPr>
            <w:tcW w:w="554"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Macro-AUC</w:t>
            </w:r>
          </w:p>
        </w:tc>
        <w:tc>
          <w:tcPr>
            <w:tcW w:w="554"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Macro-AP</w:t>
            </w:r>
          </w:p>
        </w:tc>
        <w:tc>
          <w:tcPr>
            <w:tcW w:w="526"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Loss</w:t>
            </w:r>
          </w:p>
        </w:tc>
        <w:tc>
          <w:tcPr>
            <w:tcW w:w="468" w:type="pct"/>
            <w:shd w:val="clear" w:color="auto" w:fill="D9D9D9" w:themeFill="background1" w:themeFillShade="D9"/>
            <w:vAlign w:val="center"/>
          </w:tcPr>
          <w:p w:rsidR="000D3841" w:rsidRPr="00E66A31" w:rsidRDefault="000D3841" w:rsidP="00AD2294">
            <w:pPr>
              <w:jc w:val="center"/>
              <w:rPr>
                <w:rFonts w:ascii="Times New Roman" w:hAnsi="Times New Roman" w:cs="Times New Roman"/>
                <w:b/>
                <w:sz w:val="24"/>
                <w:szCs w:val="24"/>
              </w:rPr>
            </w:pPr>
            <w:r>
              <w:rPr>
                <w:rFonts w:ascii="Times New Roman" w:hAnsi="Times New Roman" w:cs="Times New Roman"/>
                <w:b/>
                <w:sz w:val="24"/>
                <w:szCs w:val="24"/>
              </w:rPr>
              <w:t>Time (s)</w:t>
            </w:r>
          </w:p>
        </w:tc>
      </w:tr>
      <w:tr w:rsidR="0000347F" w:rsidRPr="00E66A31" w:rsidTr="0000347F">
        <w:trPr>
          <w:trHeight w:val="682"/>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5</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0.8624</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0.7282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0.8835</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0.7164</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0.9785</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0.8580</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0.2750</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r w:rsidR="0000347F" w:rsidRPr="00E66A31" w:rsidTr="0000347F">
        <w:trPr>
          <w:trHeight w:val="605"/>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10</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0.8846</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0.7611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0.8445</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0.7669</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0.9815</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0.8771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0.2321</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16</w:t>
            </w:r>
          </w:p>
        </w:tc>
      </w:tr>
      <w:tr w:rsidR="0000347F" w:rsidRPr="00E66A31" w:rsidTr="0000347F">
        <w:trPr>
          <w:trHeight w:val="682"/>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15</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0.8854</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0.7682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0.8640</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0.7750</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0.9823</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0.8874</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0.2231</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16</w:t>
            </w:r>
          </w:p>
        </w:tc>
      </w:tr>
      <w:tr w:rsidR="0000347F" w:rsidRPr="00E66A31" w:rsidTr="0000347F">
        <w:trPr>
          <w:trHeight w:val="605"/>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20</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0.8837</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0.7551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0.9068</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0.7593</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0.9827</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0.8954</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0.2272</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r w:rsidR="0000347F" w:rsidRPr="00E66A31" w:rsidTr="0000347F">
        <w:trPr>
          <w:trHeight w:val="682"/>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25</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0.8867</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0.7637</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0.9092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0.7742</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0.9837</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0.9049</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0.2214</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r w:rsidR="0000347F" w:rsidRPr="00E66A31" w:rsidTr="0000347F">
        <w:trPr>
          <w:trHeight w:val="605"/>
        </w:trPr>
        <w:tc>
          <w:tcPr>
            <w:tcW w:w="497"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30</w:t>
            </w:r>
          </w:p>
        </w:tc>
        <w:tc>
          <w:tcPr>
            <w:tcW w:w="682"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0.8882</w:t>
            </w:r>
          </w:p>
        </w:tc>
        <w:tc>
          <w:tcPr>
            <w:tcW w:w="66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0.7672</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0.9041</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0.7790</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0.9841</w:t>
            </w:r>
          </w:p>
        </w:tc>
        <w:tc>
          <w:tcPr>
            <w:tcW w:w="554"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0.9068</w:t>
            </w:r>
          </w:p>
        </w:tc>
        <w:tc>
          <w:tcPr>
            <w:tcW w:w="526"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0.2156</w:t>
            </w:r>
          </w:p>
        </w:tc>
        <w:tc>
          <w:tcPr>
            <w:tcW w:w="468" w:type="pct"/>
            <w:vAlign w:val="center"/>
          </w:tcPr>
          <w:p w:rsidR="000D3841" w:rsidRPr="00E66A31" w:rsidRDefault="000D3841" w:rsidP="00AD2294">
            <w:pPr>
              <w:jc w:val="center"/>
              <w:rPr>
                <w:rFonts w:ascii="Times New Roman" w:hAnsi="Times New Roman" w:cs="Times New Roman"/>
                <w:sz w:val="24"/>
                <w:szCs w:val="24"/>
              </w:rPr>
            </w:pPr>
            <w:r>
              <w:rPr>
                <w:rFonts w:ascii="Times New Roman" w:hAnsi="Times New Roman" w:cs="Times New Roman"/>
                <w:sz w:val="24"/>
                <w:szCs w:val="24"/>
              </w:rPr>
              <w:t>14</w:t>
            </w:r>
          </w:p>
        </w:tc>
      </w:tr>
    </w:tbl>
    <w:p w:rsidR="0040337F" w:rsidRPr="0040337F" w:rsidRDefault="0040337F" w:rsidP="0040337F">
      <w:pPr>
        <w:spacing w:before="240"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C00000"/>
          <w:sz w:val="24"/>
          <w:szCs w:val="24"/>
          <w:lang w:eastAsia="en-IN"/>
        </w:rPr>
        <w:t>Table 3</w:t>
      </w:r>
      <w:r>
        <w:rPr>
          <w:rFonts w:ascii="Times New Roman" w:eastAsia="Times New Roman" w:hAnsi="Times New Roman" w:cs="Times New Roman"/>
          <w:sz w:val="24"/>
          <w:szCs w:val="24"/>
          <w:lang w:eastAsia="en-IN"/>
        </w:rPr>
        <w:t xml:space="preserve"> shows the epoch-based evaluation measures of the FNN model trained on </w:t>
      </w:r>
      <w:r>
        <w:rPr>
          <w:rFonts w:ascii="Times New Roman" w:eastAsia="Times New Roman" w:hAnsi="Times New Roman" w:cs="Times New Roman"/>
          <w:color w:val="00A651"/>
          <w:sz w:val="24"/>
          <w:szCs w:val="24"/>
          <w:lang w:eastAsia="en-IN"/>
        </w:rPr>
        <w:t>CSE-CIC-IDS2018</w:t>
      </w:r>
      <w:r>
        <w:rPr>
          <w:rFonts w:ascii="Times New Roman" w:eastAsia="Times New Roman" w:hAnsi="Times New Roman" w:cs="Times New Roman"/>
          <w:sz w:val="24"/>
          <w:szCs w:val="24"/>
          <w:lang w:eastAsia="en-IN"/>
        </w:rPr>
        <w:t xml:space="preserve"> data for the detection of botnet attacks. The findings show that the performance of the model </w:t>
      </w:r>
      <w:del w:id="90623" w:author="Grammar Check" w:date="2026-10-02T00:00:00Z">
        <w:r>
          <w:rPr>
            <w:rFonts w:ascii="Times New Roman" w:eastAsia="Times New Roman" w:hAnsi="Times New Roman" w:cs="Times New Roman"/>
            <w:sz w:val="24"/>
            <w:szCs w:val="24"/>
            <w:lang w:eastAsia="en-IN"/>
          </w:rPr>
          <w:delText xml:space="preserve">steadily</w:delText>
        </w:r>
      </w:del>
      <w:ins w:id="90624" w:author="Grammar Check" w:date="2026-10-02T00:00:00Z">
        <w:r>
          <w:rPr>
            <w:rFonts w:ascii="Times New Roman" w:eastAsia="Times New Roman" w:hAnsi="Times New Roman" w:cs="Times New Roman"/>
            <w:sz w:val="24"/>
            <w:szCs w:val="24"/>
            <w:lang w:eastAsia="en-IN"/>
          </w:rPr>
          <w:t xml:space="preserve">generally</w:t>
        </w:r>
      </w:ins>
      <w:r>
        <w:rPr>
          <w:rFonts w:ascii="Times New Roman" w:eastAsia="Times New Roman" w:hAnsi="Times New Roman" w:cs="Times New Roman"/>
          <w:sz w:val="24"/>
          <w:szCs w:val="24"/>
          <w:lang w:eastAsia="en-IN"/>
        </w:rPr>
        <w:t xml:space="preserve"> improves </w:t>
      </w:r>
      <w:del w:id="90621" w:author="Grammar Check" w:date="2026-10-02T00:00:00Z">
        <w:r>
          <w:rPr>
            <w:rFonts w:ascii="Times New Roman" w:eastAsia="Times New Roman" w:hAnsi="Times New Roman" w:cs="Times New Roman"/>
            <w:sz w:val="24"/>
            <w:szCs w:val="24"/>
            <w:lang w:eastAsia="en-IN"/>
          </w:rPr>
          <w:delText xml:space="preserve">with each</w:delText>
        </w:r>
      </w:del>
      <w:ins w:id="90622" w:author="Grammar Check" w:date="2026-10-02T00:00:00Z">
        <w:r>
          <w:rPr>
            <w:rFonts w:ascii="Times New Roman" w:eastAsia="Times New Roman" w:hAnsi="Times New Roman" w:cs="Times New Roman"/>
            <w:sz w:val="24"/>
            <w:szCs w:val="24"/>
            <w:lang w:eastAsia="en-IN"/>
          </w:rPr>
          <w:t xml:space="preserve">across</w:t>
        </w:r>
      </w:ins>
      <w:r>
        <w:rPr>
          <w:rFonts w:ascii="Times New Roman" w:eastAsia="Times New Roman" w:hAnsi="Times New Roman" w:cs="Times New Roman"/>
          <w:sz w:val="24"/>
          <w:szCs w:val="24"/>
          <w:lang w:eastAsia="en-IN"/>
        </w:rPr>
        <w:t xml:space="preserve"> training </w:t>
      </w:r>
      <w:del w:id="90619" w:author="Grammar Check" w:date="2026-10-02T00:00:00Z">
        <w:r>
          <w:rPr>
            <w:rFonts w:ascii="Times New Roman" w:eastAsia="Times New Roman" w:hAnsi="Times New Roman" w:cs="Times New Roman"/>
            <w:sz w:val="24"/>
            <w:szCs w:val="24"/>
            <w:lang w:eastAsia="en-IN"/>
          </w:rPr>
          <w:delText xml:space="preserve">session</w:delText>
        </w:r>
      </w:del>
      <w:ins w:id="90620" w:author="Grammar Check" w:date="2026-10-02T00:00:00Z">
        <w:r>
          <w:rPr>
            <w:rFonts w:ascii="Times New Roman" w:eastAsia="Times New Roman" w:hAnsi="Times New Roman" w:cs="Times New Roman"/>
            <w:sz w:val="24"/>
            <w:szCs w:val="24"/>
            <w:lang w:eastAsia="en-IN"/>
          </w:rPr>
          <w:t xml:space="preserve">epochs</w:t>
        </w:r>
      </w:ins>
      <w:r>
        <w:rPr>
          <w:rFonts w:ascii="Times New Roman" w:eastAsia="Times New Roman" w:hAnsi="Times New Roman" w:cs="Times New Roman"/>
          <w:sz w:val="24"/>
          <w:szCs w:val="24"/>
          <w:lang w:eastAsia="en-IN"/>
        </w:rPr>
        <w:t xml:space="preserve">, reaching a peak accuracy of 0.8882 at the 30th epoch. Precision</w:t>
      </w:r>
      <w:del w:id="90643" w:author="Grammar Check" w:date="2026-10-02T00:00:00Z">
        <w:r>
          <w:rPr>
            <w:rFonts w:ascii="Times New Roman" w:eastAsia="Times New Roman" w:hAnsi="Times New Roman" w:cs="Times New Roman"/>
            <w:sz w:val="24"/>
            <w:szCs w:val="24"/>
            <w:lang w:eastAsia="en-IN"/>
          </w:rPr>
          <w:delText xml:space="preserve"> and</w:delText>
        </w:r>
      </w:del>
      <w:ins w:id="90644"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 recall, </w:t>
      </w:r>
      <w:del w:id="90641" w:author="Grammar Check" w:date="2026-10-02T00:00:00Z">
        <w:r>
          <w:rPr>
            <w:rFonts w:ascii="Times New Roman" w:eastAsia="Times New Roman" w:hAnsi="Times New Roman" w:cs="Times New Roman"/>
            <w:sz w:val="24"/>
            <w:szCs w:val="24"/>
            <w:lang w:eastAsia="en-IN"/>
          </w:rPr>
          <w:delText xml:space="preserve">as well as the</w:delText>
        </w:r>
      </w:del>
      <w:ins w:id="90642" w:author="Grammar Check" w:date="2026-10-02T00:00:00Z">
        <w:r>
          <w:rPr>
            <w:rFonts w:ascii="Times New Roman" w:eastAsia="Times New Roman" w:hAnsi="Times New Roman" w:cs="Times New Roman"/>
            <w:sz w:val="24"/>
            <w:szCs w:val="24"/>
            <w:lang w:eastAsia="en-IN"/>
          </w:rPr>
          <w:t xml:space="preserve">and</w:t>
        </w:r>
      </w:ins>
      <w:r>
        <w:rPr>
          <w:rFonts w:ascii="Times New Roman" w:eastAsia="Times New Roman" w:hAnsi="Times New Roman" w:cs="Times New Roman"/>
          <w:sz w:val="24"/>
          <w:szCs w:val="24"/>
          <w:lang w:eastAsia="en-IN"/>
        </w:rPr>
        <w:t xml:space="preserve"> F1-score </w:t>
      </w:r>
      <w:del w:id="90639" w:author="Grammar Check" w:date="2026-10-02T00:00:00Z">
        <w:r>
          <w:rPr>
            <w:rFonts w:ascii="Times New Roman" w:eastAsia="Times New Roman" w:hAnsi="Times New Roman" w:cs="Times New Roman"/>
            <w:sz w:val="24"/>
            <w:szCs w:val="24"/>
            <w:lang w:eastAsia="en-IN"/>
          </w:rPr>
          <w:delText xml:space="preserve">with</w:delText>
        </w:r>
      </w:del>
      <w:ins w:id="90640" w:author="Grammar Check" w:date="2026-10-02T00:00:00Z">
        <w:r>
          <w:rPr>
            <w:rFonts w:ascii="Times New Roman" w:eastAsia="Times New Roman" w:hAnsi="Times New Roman" w:cs="Times New Roman"/>
            <w:sz w:val="24"/>
            <w:szCs w:val="24"/>
            <w:lang w:eastAsia="en-IN"/>
          </w:rPr>
          <w:t xml:space="preserve">show</w:t>
        </w:r>
      </w:ins>
      <w:r>
        <w:rPr>
          <w:rFonts w:ascii="Times New Roman" w:eastAsia="Times New Roman" w:hAnsi="Times New Roman" w:cs="Times New Roman"/>
          <w:sz w:val="24"/>
          <w:szCs w:val="24"/>
          <w:lang w:eastAsia="en-IN"/>
        </w:rPr>
        <w:t xml:space="preserve"> </w:t>
      </w:r>
      <w:del w:id="90637" w:author="Grammar Check" w:date="2026-10-02T00:00:00Z">
        <w:r>
          <w:rPr>
            <w:rFonts w:ascii="Times New Roman" w:eastAsia="Times New Roman" w:hAnsi="Times New Roman" w:cs="Times New Roman"/>
            <w:sz w:val="24"/>
            <w:szCs w:val="24"/>
            <w:lang w:eastAsia="en-IN"/>
          </w:rPr>
          <w:delText xml:space="preserve">the</w:delText>
        </w:r>
      </w:del>
      <w:ins w:id="90638" w:author="Grammar Check" w:date="2026-10-02T00:00:00Z">
        <w:r>
          <w:rPr>
            <w:rFonts w:ascii="Times New Roman" w:eastAsia="Times New Roman" w:hAnsi="Times New Roman" w:cs="Times New Roman"/>
            <w:sz w:val="24"/>
            <w:szCs w:val="24"/>
            <w:lang w:eastAsia="en-IN"/>
          </w:rPr>
          <w:t xml:space="preserve">a</w:t>
        </w:r>
      </w:ins>
      <w:r>
        <w:rPr>
          <w:rFonts w:ascii="Times New Roman" w:eastAsia="Times New Roman" w:hAnsi="Times New Roman" w:cs="Times New Roman"/>
          <w:sz w:val="24"/>
          <w:szCs w:val="24"/>
          <w:lang w:eastAsia="en-IN"/>
        </w:rPr>
        <w:t xml:space="preserve"> </w:t>
      </w:r>
      <w:del w:id="90635" w:author="Grammar Check" w:date="2026-10-02T00:00:00Z">
        <w:r>
          <w:rPr>
            <w:rFonts w:ascii="Times New Roman" w:eastAsia="Times New Roman" w:hAnsi="Times New Roman" w:cs="Times New Roman"/>
            <w:sz w:val="24"/>
            <w:szCs w:val="24"/>
            <w:lang w:eastAsia="en-IN"/>
          </w:rPr>
          <w:delText xml:space="preserve">different classes, also have the same</w:delText>
        </w:r>
      </w:del>
      <w:ins w:id="90636" w:author="Grammar Check" w:date="2026-10-02T00:00:00Z">
        <w:r>
          <w:rPr>
            <w:rFonts w:ascii="Times New Roman" w:eastAsia="Times New Roman" w:hAnsi="Times New Roman" w:cs="Times New Roman"/>
            <w:sz w:val="24"/>
            <w:szCs w:val="24"/>
            <w:lang w:eastAsia="en-IN"/>
          </w:rPr>
          <w:t xml:space="preserve">similar</w:t>
        </w:r>
      </w:ins>
      <w:r>
        <w:rPr>
          <w:rFonts w:ascii="Times New Roman" w:eastAsia="Times New Roman" w:hAnsi="Times New Roman" w:cs="Times New Roman"/>
          <w:sz w:val="24"/>
          <w:szCs w:val="24"/>
          <w:lang w:eastAsia="en-IN"/>
        </w:rPr>
        <w:t xml:space="preserve"> upward tendency</w:t>
      </w:r>
      <w:ins w:id="90634"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 </w:t>
      </w:r>
      <w:del w:id="90632" w:author="Grammar Check" w:date="2026-10-02T00:00:00Z">
        <w:r>
          <w:rPr>
            <w:rFonts w:ascii="Times New Roman" w:eastAsia="Times New Roman" w:hAnsi="Times New Roman" w:cs="Times New Roman"/>
            <w:sz w:val="24"/>
            <w:szCs w:val="24"/>
            <w:lang w:eastAsia="en-IN"/>
          </w:rPr>
          <w:delText xml:space="preserve">and demonstrate</w:delText>
        </w:r>
      </w:del>
      <w:ins w:id="90633" w:author="Grammar Check" w:date="2026-10-02T00:00:00Z">
        <w:r>
          <w:rPr>
            <w:rFonts w:ascii="Times New Roman" w:eastAsia="Times New Roman" w:hAnsi="Times New Roman" w:cs="Times New Roman"/>
            <w:sz w:val="24"/>
            <w:szCs w:val="24"/>
            <w:lang w:eastAsia="en-IN"/>
          </w:rPr>
          <w:t xml:space="preserve">demonstrating</w:t>
        </w:r>
      </w:ins>
      <w:r>
        <w:rPr>
          <w:rFonts w:ascii="Times New Roman" w:eastAsia="Times New Roman" w:hAnsi="Times New Roman" w:cs="Times New Roman"/>
          <w:sz w:val="24"/>
          <w:szCs w:val="24"/>
          <w:lang w:eastAsia="en-IN"/>
        </w:rPr>
        <w:t xml:space="preserve"> improved classification reliability and balance. </w:t>
      </w:r>
      <w:del w:id="90630" w:author="Grammar Check" w:date="2026-10-02T00:00:00Z">
        <w:r>
          <w:rPr>
            <w:rFonts w:ascii="Times New Roman" w:eastAsia="Times New Roman" w:hAnsi="Times New Roman" w:cs="Times New Roman"/>
            <w:sz w:val="24"/>
            <w:szCs w:val="24"/>
            <w:lang w:eastAsia="en-IN"/>
          </w:rPr>
          <w:delText xml:space="preserve">The</w:delText>
        </w:r>
      </w:del>
      <w:ins w:id="90631" w:author="Grammar Check" w:date="2026-10-02T00:00:00Z">
        <w:r>
          <w:rPr>
            <w:rFonts w:ascii="Times New Roman" w:eastAsia="Times New Roman" w:hAnsi="Times New Roman" w:cs="Times New Roman"/>
            <w:sz w:val="24"/>
            <w:szCs w:val="24"/>
            <w:lang w:eastAsia="en-IN"/>
          </w:rPr>
          <w:t xml:space="preserve">Recall</w:t>
        </w:r>
      </w:ins>
      <w:r>
        <w:rPr>
          <w:rFonts w:ascii="Times New Roman" w:eastAsia="Times New Roman" w:hAnsi="Times New Roman" w:cs="Times New Roman"/>
          <w:sz w:val="24"/>
          <w:szCs w:val="24"/>
          <w:lang w:eastAsia="en-IN"/>
        </w:rPr>
        <w:t xml:space="preserve"> </w:t>
      </w:r>
      <w:del w:id="90628" w:author="Grammar Check" w:date="2026-10-02T00:00:00Z">
        <w:r>
          <w:rPr>
            <w:rFonts w:ascii="Times New Roman" w:eastAsia="Times New Roman" w:hAnsi="Times New Roman" w:cs="Times New Roman"/>
            <w:sz w:val="24"/>
            <w:szCs w:val="24"/>
            <w:lang w:eastAsia="en-IN"/>
          </w:rPr>
          <w:delText xml:space="preserve">recall was</w:delText>
        </w:r>
      </w:del>
      <w:ins w:id="90629" w:author="Grammar Check" w:date="2026-10-02T00:00:00Z">
        <w:r>
          <w:rPr>
            <w:rFonts w:ascii="Times New Roman" w:eastAsia="Times New Roman" w:hAnsi="Times New Roman" w:cs="Times New Roman"/>
            <w:sz w:val="24"/>
            <w:szCs w:val="24"/>
            <w:lang w:eastAsia="en-IN"/>
          </w:rPr>
          <w:t xml:space="preserve">remained</w:t>
        </w:r>
      </w:ins>
      <w:r>
        <w:rPr>
          <w:rFonts w:ascii="Times New Roman" w:eastAsia="Times New Roman" w:hAnsi="Times New Roman" w:cs="Times New Roman"/>
          <w:sz w:val="24"/>
          <w:szCs w:val="24"/>
          <w:lang w:eastAsia="en-IN"/>
        </w:rPr>
        <w:t xml:space="preserve"> high across </w:t>
      </w:r>
      <w:ins w:id="90627" w:author="Grammar Check" w:date="2026-10-02T00:00:00Z">
        <w:r>
          <w:rPr>
            <w:rFonts w:ascii="Times New Roman" w:eastAsia="Times New Roman" w:hAnsi="Times New Roman" w:cs="Times New Roman"/>
            <w:sz w:val="24"/>
            <w:szCs w:val="24"/>
            <w:lang w:eastAsia="en-IN"/>
          </w:rPr>
          <w:t xml:space="preserve">epochs </w:t>
        </w:r>
      </w:ins>
      <w:r>
        <w:rPr>
          <w:rFonts w:ascii="Times New Roman" w:eastAsia="Times New Roman" w:hAnsi="Times New Roman" w:cs="Times New Roman"/>
          <w:sz w:val="24"/>
          <w:szCs w:val="24"/>
          <w:lang w:eastAsia="en-IN"/>
        </w:rPr>
        <w:t xml:space="preserve">(0.8835</w:t>
      </w:r>
      <w:del w:id="90625" w:author="Grammar Check" w:date="2026-10-02T00:00:00Z">
        <w:r>
          <w:rPr>
            <w:rFonts w:ascii="Times New Roman" w:eastAsia="Times New Roman" w:hAnsi="Times New Roman" w:cs="Times New Roman"/>
            <w:sz w:val="24"/>
            <w:szCs w:val="24"/>
            <w:lang w:eastAsia="en-IN"/>
          </w:rPr>
          <w:delText xml:space="preserve">-</w:delText>
        </w:r>
      </w:del>
      <w:ins w:id="90626"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0.9092), which shows that the model is very effective at correctly recognizing attacks. The values of macro-AUC and macro-AP were consistently high (&gt;0.9780), which </w:t>
      </w:r>
      <w:del w:id="90647" w:author="Grammar Check" w:date="2026-10-02T00:00:00Z">
        <w:r>
          <w:rPr>
            <w:rFonts w:ascii="Times New Roman" w:eastAsia="Times New Roman" w:hAnsi="Times New Roman" w:cs="Times New Roman"/>
            <w:sz w:val="24"/>
            <w:szCs w:val="24"/>
            <w:lang w:eastAsia="en-IN"/>
          </w:rPr>
          <w:delText xml:space="preserve">proves</w:delText>
        </w:r>
      </w:del>
      <w:ins w:id="90648" w:author="Grammar Check" w:date="2026-10-02T00:00:00Z">
        <w:r>
          <w:rPr>
            <w:rFonts w:ascii="Times New Roman" w:eastAsia="Times New Roman" w:hAnsi="Times New Roman" w:cs="Times New Roman"/>
            <w:sz w:val="24"/>
            <w:szCs w:val="24"/>
            <w:lang w:eastAsia="en-IN"/>
          </w:rPr>
          <w:t xml:space="preserve">indicates</w:t>
        </w:r>
      </w:ins>
      <w:r>
        <w:rPr>
          <w:rFonts w:ascii="Times New Roman" w:eastAsia="Times New Roman" w:hAnsi="Times New Roman" w:cs="Times New Roman"/>
          <w:sz w:val="24"/>
          <w:szCs w:val="24"/>
          <w:lang w:eastAsia="en-IN"/>
        </w:rPr>
        <w:t xml:space="preserve"> </w:t>
      </w:r>
      <w:del w:id="90645" w:author="Grammar Check" w:date="2026-10-02T00:00:00Z">
        <w:r>
          <w:rPr>
            <w:rFonts w:ascii="Times New Roman" w:eastAsia="Times New Roman" w:hAnsi="Times New Roman" w:cs="Times New Roman"/>
            <w:sz w:val="24"/>
            <w:szCs w:val="24"/>
            <w:lang w:eastAsia="en-IN"/>
          </w:rPr>
          <w:delText xml:space="preserve">the high</w:delText>
        </w:r>
      </w:del>
      <w:ins w:id="90646" w:author="Grammar Check" w:date="2026-10-02T00:00:00Z">
        <w:r>
          <w:rPr>
            <w:rFonts w:ascii="Times New Roman" w:eastAsia="Times New Roman" w:hAnsi="Times New Roman" w:cs="Times New Roman"/>
            <w:sz w:val="24"/>
            <w:szCs w:val="24"/>
            <w:lang w:eastAsia="en-IN"/>
          </w:rPr>
          <w:t xml:space="preserve">strong</w:t>
        </w:r>
      </w:ins>
      <w:r>
        <w:rPr>
          <w:rFonts w:ascii="Times New Roman" w:eastAsia="Times New Roman" w:hAnsi="Times New Roman" w:cs="Times New Roman"/>
          <w:sz w:val="24"/>
          <w:szCs w:val="24"/>
          <w:lang w:eastAsia="en-IN"/>
        </w:rPr>
        <w:t xml:space="preserve"> discriminatory ability between categories. Meanwhile, the loss continuously decreases from 0.2750 to 0.2156, which is an indicator of better convergence, and</w:t>
      </w:r>
      <w:del w:id="90655" w:author="Grammar Check" w:date="2026-10-02T00:00:00Z">
        <w:r>
          <w:rPr>
            <w:rFonts w:ascii="Times New Roman" w:eastAsia="Times New Roman" w:hAnsi="Times New Roman" w:cs="Times New Roman"/>
            <w:sz w:val="24"/>
            <w:szCs w:val="24"/>
            <w:lang w:eastAsia="en-IN"/>
          </w:rPr>
          <w:delText xml:space="preserve"> the time spent on</w:delText>
        </w:r>
      </w:del>
      <w:r>
        <w:rPr>
          <w:rFonts w:ascii="Times New Roman" w:eastAsia="Times New Roman" w:hAnsi="Times New Roman" w:cs="Times New Roman"/>
          <w:sz w:val="24"/>
          <w:szCs w:val="24"/>
          <w:lang w:eastAsia="en-IN"/>
        </w:rPr>
        <w:t xml:space="preserve"> the computation </w:t>
      </w:r>
      <w:del w:id="90653" w:author="Grammar Check" w:date="2026-10-02T00:00:00Z">
        <w:r>
          <w:rPr>
            <w:rFonts w:ascii="Times New Roman" w:eastAsia="Times New Roman" w:hAnsi="Times New Roman" w:cs="Times New Roman"/>
            <w:sz w:val="24"/>
            <w:szCs w:val="24"/>
            <w:lang w:eastAsia="en-IN"/>
          </w:rPr>
          <w:delText xml:space="preserve">is</w:delText>
        </w:r>
      </w:del>
      <w:ins w:id="90654" w:author="Grammar Check" w:date="2026-10-02T00:00:00Z">
        <w:r>
          <w:rPr>
            <w:rFonts w:ascii="Times New Roman" w:eastAsia="Times New Roman" w:hAnsi="Times New Roman" w:cs="Times New Roman"/>
            <w:sz w:val="24"/>
            <w:szCs w:val="24"/>
            <w:lang w:eastAsia="en-IN"/>
          </w:rPr>
          <w:t xml:space="preserve">time remains</w:t>
        </w:r>
      </w:ins>
      <w:r>
        <w:rPr>
          <w:rFonts w:ascii="Times New Roman" w:eastAsia="Times New Roman" w:hAnsi="Times New Roman" w:cs="Times New Roman"/>
          <w:sz w:val="24"/>
          <w:szCs w:val="24"/>
          <w:lang w:eastAsia="en-IN"/>
        </w:rPr>
        <w:t xml:space="preserve"> approximately </w:t>
      </w:r>
      <w:del w:id="90651" w:author="Grammar Check" w:date="2026-10-02T00:00:00Z">
        <w:r>
          <w:rPr>
            <w:rFonts w:ascii="Times New Roman" w:eastAsia="Times New Roman" w:hAnsi="Times New Roman" w:cs="Times New Roman"/>
            <w:sz w:val="24"/>
            <w:szCs w:val="24"/>
            <w:lang w:eastAsia="en-IN"/>
          </w:rPr>
          <w:delText xml:space="preserve">the same</w:delText>
        </w:r>
      </w:del>
      <w:ins w:id="90652" w:author="Grammar Check" w:date="2026-10-02T00:00:00Z">
        <w:r>
          <w:rPr>
            <w:rFonts w:ascii="Times New Roman" w:eastAsia="Times New Roman" w:hAnsi="Times New Roman" w:cs="Times New Roman"/>
            <w:sz w:val="24"/>
            <w:szCs w:val="24"/>
            <w:lang w:eastAsia="en-IN"/>
          </w:rPr>
          <w:t xml:space="preserve">constant</w:t>
        </w:r>
      </w:ins>
      <w:r>
        <w:rPr>
          <w:rFonts w:ascii="Times New Roman" w:eastAsia="Times New Roman" w:hAnsi="Times New Roman" w:cs="Times New Roman"/>
          <w:sz w:val="24"/>
          <w:szCs w:val="24"/>
          <w:lang w:eastAsia="en-IN"/>
        </w:rPr>
        <w:t xml:space="preserve"> (14</w:t>
      </w:r>
      <w:del w:id="90649" w:author="Grammar Check" w:date="2026-10-02T00:00:00Z">
        <w:r>
          <w:rPr>
            <w:rFonts w:ascii="Times New Roman" w:eastAsia="Times New Roman" w:hAnsi="Times New Roman" w:cs="Times New Roman"/>
            <w:sz w:val="24"/>
            <w:szCs w:val="24"/>
            <w:lang w:eastAsia="en-IN"/>
          </w:rPr>
          <w:delText xml:space="preserve">-</w:delText>
        </w:r>
      </w:del>
      <w:ins w:id="90650"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16 seconds) per epoch. Overall, the FNN model exhibited consistent learning behavior and acceptable predictive accuracy in the detection of IoT botnets.</w:t>
      </w:r>
    </w:p>
    <w:p w:rsidR="006D136C" w:rsidRPr="00E66A31" w:rsidRDefault="006D136C" w:rsidP="00712BA8">
      <w:pPr>
        <w:spacing w:before="240" w:after="0"/>
        <w:jc w:val="center"/>
        <w:rPr>
          <w:rFonts w:ascii="Times New Roman" w:hAnsi="Times New Roman" w:cs="Times New Roman"/>
          <w:b/>
          <w:sz w:val="24"/>
          <w:szCs w:val="24"/>
        </w:rPr>
      </w:pPr>
      <w:r>
        <w:rPr>
          <w:noProof/>
          <w:sz w:val="24"/>
          <w:szCs w:val="24"/>
        </w:rPr>
        <w:drawing>
          <wp:inline distT="0" distB="0" distL="0" distR="0" wp14:anchorId="7950D2B1" wp14:editId="360FE223">
            <wp:extent cx="3431969" cy="2303477"/>
            <wp:effectExtent l="0" t="0" r="0" b="1905"/>
            <wp:docPr id="10" name="Picture 10" descr="C:\Users\mahesh.singh\AppData\Local\Microsoft\Windows\INetCache\Content.MSO\7854F0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esh.singh\AppData\Local\Microsoft\Windows\INetCache\Content.MSO\7854F05A.tmp"/>
                    <pic:cNvPicPr>
                      <a:picLocks noChangeAspect="1" noChangeArrowheads="1"/>
                    </pic:cNvPicPr>
                  </pic:nvPicPr>
                  <pic:blipFill rotWithShape="1">
                    <a:blip r:embed="rId41">
                      <a:extLst>
                        <a:ext uri="{28A0092B-C50C-407E-A947-70E740481C1C}">
                          <a14:useLocalDpi xmlns:a14="http://schemas.microsoft.com/office/drawing/2010/main" val="0"/>
                        </a:ext>
                      </a:extLst>
                    </a:blip>
                    <a:srcRect t="6034"/>
                    <a:stretch/>
                  </pic:blipFill>
                  <pic:spPr bwMode="auto">
                    <a:xfrm>
                      <a:off x="0" y="0"/>
                      <a:ext cx="3503778" cy="2351674"/>
                    </a:xfrm>
                    <a:prstGeom prst="rect">
                      <a:avLst/>
                    </a:prstGeom>
                    <a:noFill/>
                    <a:ln>
                      <a:noFill/>
                    </a:ln>
                    <a:extLst>
                      <a:ext uri="{53640926-AAD7-44D8-BBD7-CCE9431645EC}">
                        <a14:shadowObscured xmlns:a14="http://schemas.microsoft.com/office/drawing/2010/main"/>
                      </a:ext>
                    </a:extLst>
                  </pic:spPr>
                </pic:pic>
              </a:graphicData>
            </a:graphic>
          </wp:inline>
        </w:drawing>
      </w:r>
    </w:p>
    <w:p w:rsidR="007468B6" w:rsidRDefault="00BB0AEB" w:rsidP="00DC24E5">
      <w:pPr>
        <w:spacing w:after="0"/>
        <w:jc w:val="center"/>
      </w:pPr>
      <w:r>
        <w:rPr>
          <w:rFonts w:ascii="Times New Roman" w:hAnsi="Times New Roman" w:cs="Times New Roman"/>
          <w:b/>
          <w:sz w:val="24"/>
          <w:szCs w:val="24"/>
        </w:rPr>
        <w:t>Figure 11.</w:t>
      </w:r>
      <w:r>
        <w:t xml:space="preserve"> </w:t>
      </w:r>
      <w:r>
        <w:rPr>
          <w:rFonts w:ascii="Times New Roman" w:eastAsia="Times New Roman" w:hAnsi="Times New Roman" w:cs="Times New Roman"/>
          <w:sz w:val="24"/>
          <w:szCs w:val="24"/>
          <w:lang w:eastAsia="en-IN"/>
        </w:rPr>
        <w:t>Training and validation accuracy curves of the FNN model.</w:t>
      </w:r>
    </w:p>
    <w:p w:rsidR="004919DC" w:rsidRPr="00E66A31" w:rsidRDefault="004919DC" w:rsidP="00DC24E5">
      <w:pPr>
        <w:spacing w:after="0"/>
        <w:jc w:val="center"/>
        <w:rPr>
          <w:rFonts w:ascii="Times New Roman" w:hAnsi="Times New Roman" w:cs="Times New Roman"/>
          <w:sz w:val="24"/>
          <w:szCs w:val="24"/>
        </w:rPr>
      </w:pPr>
    </w:p>
    <w:p w:rsidR="004919DC" w:rsidRDefault="004919DC" w:rsidP="004919DC">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Figure 11 shows the training/validation accuracy curve of the FNN model, which indicates that the accuracy steadily and consistently increased with each epoch, suggesting that the learning </w:t>
      </w:r>
      <w:del w:id="90682" w:author="Grammar Check" w:date="2026-10-02T00:00:00Z">
        <w:r>
          <w:rPr>
            <w:rFonts w:ascii="Times New Roman" w:eastAsia="Times New Roman" w:hAnsi="Times New Roman" w:cs="Times New Roman"/>
            <w:sz w:val="24"/>
            <w:szCs w:val="24"/>
            <w:lang w:eastAsia="en-IN"/>
          </w:rPr>
          <w:delText xml:space="preserve">behaviour</w:delText>
        </w:r>
      </w:del>
      <w:ins w:id="90683" w:author="Grammar Check" w:date="2026-10-02T00:00:00Z">
        <w:r>
          <w:rPr>
            <w:rFonts w:ascii="Times New Roman" w:eastAsia="Times New Roman" w:hAnsi="Times New Roman" w:cs="Times New Roman"/>
            <w:sz w:val="24"/>
            <w:szCs w:val="24"/>
            <w:lang w:eastAsia="en-IN"/>
          </w:rPr>
          <w:t xml:space="preserve">behavior</w:t>
        </w:r>
      </w:ins>
      <w:r>
        <w:rPr>
          <w:rFonts w:ascii="Times New Roman" w:eastAsia="Times New Roman" w:hAnsi="Times New Roman" w:cs="Times New Roman"/>
          <w:sz w:val="24"/>
          <w:szCs w:val="24"/>
          <w:lang w:eastAsia="en-IN"/>
        </w:rPr>
        <w:t xml:space="preserve"> was stable. The training accuracy </w:t>
      </w:r>
      <w:del w:id="90681" w:author="Grammar Check" w:date="2026-10-02T00:00:00Z">
        <w:r>
          <w:rPr>
            <w:rFonts w:ascii="Times New Roman" w:eastAsia="Times New Roman" w:hAnsi="Times New Roman" w:cs="Times New Roman"/>
            <w:sz w:val="24"/>
            <w:szCs w:val="24"/>
            <w:lang w:eastAsia="en-IN"/>
          </w:rPr>
          <w:delText xml:space="preserve">also </w:delText>
        </w:r>
      </w:del>
      <w:r>
        <w:rPr>
          <w:rFonts w:ascii="Times New Roman" w:eastAsia="Times New Roman" w:hAnsi="Times New Roman" w:cs="Times New Roman"/>
          <w:sz w:val="24"/>
          <w:szCs w:val="24"/>
          <w:lang w:eastAsia="en-IN"/>
        </w:rPr>
        <w:t xml:space="preserve">increases </w:t>
      </w:r>
      <w:del w:id="90679" w:author="Grammar Check" w:date="2026-10-02T00:00:00Z">
        <w:r>
          <w:rPr>
            <w:rFonts w:ascii="Times New Roman" w:eastAsia="Times New Roman" w:hAnsi="Times New Roman" w:cs="Times New Roman"/>
            <w:sz w:val="24"/>
            <w:szCs w:val="24"/>
            <w:lang w:eastAsia="en-IN"/>
          </w:rPr>
          <w:delText xml:space="preserve">slowly</w:delText>
        </w:r>
      </w:del>
      <w:ins w:id="90680" w:author="Grammar Check" w:date="2026-10-02T00:00:00Z">
        <w:r>
          <w:rPr>
            <w:rFonts w:ascii="Times New Roman" w:eastAsia="Times New Roman" w:hAnsi="Times New Roman" w:cs="Times New Roman"/>
            <w:sz w:val="24"/>
            <w:szCs w:val="24"/>
            <w:lang w:eastAsia="en-IN"/>
          </w:rPr>
          <w:t xml:space="preserve">gradually</w:t>
        </w:r>
      </w:ins>
      <w:r>
        <w:rPr>
          <w:rFonts w:ascii="Times New Roman" w:eastAsia="Times New Roman" w:hAnsi="Times New Roman" w:cs="Times New Roman"/>
          <w:sz w:val="24"/>
          <w:szCs w:val="24"/>
          <w:lang w:eastAsia="en-IN"/>
        </w:rPr>
        <w:t xml:space="preserve"> </w:t>
      </w:r>
      <w:del w:id="90677" w:author="Grammar Check" w:date="2026-10-02T00:00:00Z">
        <w:r>
          <w:rPr>
            <w:rFonts w:ascii="Times New Roman" w:eastAsia="Times New Roman" w:hAnsi="Times New Roman" w:cs="Times New Roman"/>
            <w:sz w:val="24"/>
            <w:szCs w:val="24"/>
            <w:lang w:eastAsia="en-IN"/>
          </w:rPr>
          <w:delText xml:space="preserve">between</w:delText>
        </w:r>
      </w:del>
      <w:ins w:id="90678" w:author="Grammar Check" w:date="2026-10-02T00:00:00Z">
        <w:r>
          <w:rPr>
            <w:rFonts w:ascii="Times New Roman" w:eastAsia="Times New Roman" w:hAnsi="Times New Roman" w:cs="Times New Roman"/>
            <w:sz w:val="24"/>
            <w:szCs w:val="24"/>
            <w:lang w:eastAsia="en-IN"/>
          </w:rPr>
          <w:t xml:space="preserve">from</w:t>
        </w:r>
      </w:ins>
      <w:r>
        <w:rPr>
          <w:rFonts w:ascii="Times New Roman" w:eastAsia="Times New Roman" w:hAnsi="Times New Roman" w:cs="Times New Roman"/>
          <w:sz w:val="24"/>
          <w:szCs w:val="24"/>
          <w:lang w:eastAsia="en-IN"/>
        </w:rPr>
        <w:t xml:space="preserve"> 0.83 </w:t>
      </w:r>
      <w:del w:id="90675" w:author="Grammar Check" w:date="2026-10-02T00:00:00Z">
        <w:r>
          <w:rPr>
            <w:rFonts w:ascii="Times New Roman" w:eastAsia="Times New Roman" w:hAnsi="Times New Roman" w:cs="Times New Roman"/>
            <w:sz w:val="24"/>
            <w:szCs w:val="24"/>
            <w:lang w:eastAsia="en-IN"/>
          </w:rPr>
          <w:delText xml:space="preserve">and</w:delText>
        </w:r>
      </w:del>
      <w:ins w:id="90676" w:author="Grammar Check" w:date="2026-10-02T00:00:00Z">
        <w:r>
          <w:rPr>
            <w:rFonts w:ascii="Times New Roman" w:eastAsia="Times New Roman" w:hAnsi="Times New Roman" w:cs="Times New Roman"/>
            <w:sz w:val="24"/>
            <w:szCs w:val="24"/>
            <w:lang w:eastAsia="en-IN"/>
          </w:rPr>
          <w:t xml:space="preserve">to</w:t>
        </w:r>
      </w:ins>
      <w:r>
        <w:rPr>
          <w:rFonts w:ascii="Times New Roman" w:eastAsia="Times New Roman" w:hAnsi="Times New Roman" w:cs="Times New Roman"/>
          <w:sz w:val="24"/>
          <w:szCs w:val="24"/>
          <w:lang w:eastAsia="en-IN"/>
        </w:rPr>
        <w:t xml:space="preserve"> 0.88, whereas the validation accuracy is </w:t>
      </w:r>
      <w:del w:id="90673" w:author="Grammar Check" w:date="2026-10-02T00:00:00Z">
        <w:r>
          <w:rPr>
            <w:rFonts w:ascii="Times New Roman" w:eastAsia="Times New Roman" w:hAnsi="Times New Roman" w:cs="Times New Roman"/>
            <w:sz w:val="24"/>
            <w:szCs w:val="24"/>
            <w:lang w:eastAsia="en-IN"/>
          </w:rPr>
          <w:delText xml:space="preserve">always</w:delText>
        </w:r>
      </w:del>
      <w:ins w:id="90674" w:author="Grammar Check" w:date="2026-10-02T00:00:00Z">
        <w:r>
          <w:rPr>
            <w:rFonts w:ascii="Times New Roman" w:eastAsia="Times New Roman" w:hAnsi="Times New Roman" w:cs="Times New Roman"/>
            <w:sz w:val="24"/>
            <w:szCs w:val="24"/>
            <w:lang w:eastAsia="en-IN"/>
          </w:rPr>
          <w:t xml:space="preserve">consistently</w:t>
        </w:r>
      </w:ins>
      <w:r>
        <w:rPr>
          <w:rFonts w:ascii="Times New Roman" w:eastAsia="Times New Roman" w:hAnsi="Times New Roman" w:cs="Times New Roman"/>
          <w:sz w:val="24"/>
          <w:szCs w:val="24"/>
          <w:lang w:eastAsia="en-IN"/>
        </w:rPr>
        <w:t xml:space="preserve"> higher</w:t>
      </w:r>
      <w:del w:id="90672" w:author="Grammar Check" w:date="2026-10-02T00:00:00Z">
        <w:r>
          <w:rPr>
            <w:rFonts w:ascii="Times New Roman" w:eastAsia="Times New Roman" w:hAnsi="Times New Roman" w:cs="Times New Roman"/>
            <w:sz w:val="24"/>
            <w:szCs w:val="24"/>
            <w:lang w:eastAsia="en-IN"/>
          </w:rPr>
          <w:delText xml:space="preserve">,</w:delText>
        </w:r>
      </w:del>
      <w:r>
        <w:rPr>
          <w:rFonts w:ascii="Times New Roman" w:eastAsia="Times New Roman" w:hAnsi="Times New Roman" w:cs="Times New Roman"/>
          <w:sz w:val="24"/>
          <w:szCs w:val="24"/>
          <w:lang w:eastAsia="en-IN"/>
        </w:rPr>
        <w:t xml:space="preserve"> and</w:t>
      </w:r>
      <w:del w:id="90671" w:author="Grammar Check" w:date="2026-10-02T00:00:00Z">
        <w:r>
          <w:rPr>
            <w:rFonts w:ascii="Times New Roman" w:eastAsia="Times New Roman" w:hAnsi="Times New Roman" w:cs="Times New Roman"/>
            <w:sz w:val="24"/>
            <w:szCs w:val="24"/>
            <w:lang w:eastAsia="en-IN"/>
          </w:rPr>
          <w:delText xml:space="preserve"> it</w:delText>
        </w:r>
      </w:del>
      <w:r>
        <w:rPr>
          <w:rFonts w:ascii="Times New Roman" w:eastAsia="Times New Roman" w:hAnsi="Times New Roman" w:cs="Times New Roman"/>
          <w:sz w:val="24"/>
          <w:szCs w:val="24"/>
          <w:lang w:eastAsia="en-IN"/>
        </w:rPr>
        <w:t xml:space="preserve"> almost reaches 0.89 in the </w:t>
      </w:r>
      <w:del w:id="90669" w:author="Grammar Check" w:date="2026-10-02T00:00:00Z">
        <w:r>
          <w:rPr>
            <w:rFonts w:ascii="Times New Roman" w:eastAsia="Times New Roman" w:hAnsi="Times New Roman" w:cs="Times New Roman"/>
            <w:sz w:val="24"/>
            <w:szCs w:val="24"/>
            <w:lang w:eastAsia="en-IN"/>
          </w:rPr>
          <w:delText xml:space="preserve">last</w:delText>
        </w:r>
      </w:del>
      <w:ins w:id="90670" w:author="Grammar Check" w:date="2026-10-02T00:00:00Z">
        <w:r>
          <w:rPr>
            <w:rFonts w:ascii="Times New Roman" w:eastAsia="Times New Roman" w:hAnsi="Times New Roman" w:cs="Times New Roman"/>
            <w:sz w:val="24"/>
            <w:szCs w:val="24"/>
            <w:lang w:eastAsia="en-IN"/>
          </w:rPr>
          <w:t xml:space="preserve">final</w:t>
        </w:r>
      </w:ins>
      <w:r>
        <w:rPr>
          <w:rFonts w:ascii="Times New Roman" w:eastAsia="Times New Roman" w:hAnsi="Times New Roman" w:cs="Times New Roman"/>
          <w:sz w:val="24"/>
          <w:szCs w:val="24"/>
          <w:lang w:eastAsia="en-IN"/>
        </w:rPr>
        <w:t xml:space="preserve"> epochs. The </w:t>
      </w:r>
      <w:del w:id="90667" w:author="Grammar Check" w:date="2026-10-02T00:00:00Z">
        <w:r>
          <w:rPr>
            <w:rFonts w:ascii="Times New Roman" w:eastAsia="Times New Roman" w:hAnsi="Times New Roman" w:cs="Times New Roman"/>
            <w:sz w:val="24"/>
            <w:szCs w:val="24"/>
            <w:lang w:eastAsia="en-IN"/>
          </w:rPr>
          <w:delText xml:space="preserve">linear</w:delText>
        </w:r>
      </w:del>
      <w:ins w:id="90668" w:author="Grammar Check" w:date="2026-10-02T00:00:00Z">
        <w:r>
          <w:rPr>
            <w:rFonts w:ascii="Times New Roman" w:eastAsia="Times New Roman" w:hAnsi="Times New Roman" w:cs="Times New Roman"/>
            <w:sz w:val="24"/>
            <w:szCs w:val="24"/>
            <w:lang w:eastAsia="en-IN"/>
          </w:rPr>
          <w:t xml:space="preserve">steadily</w:t>
        </w:r>
      </w:ins>
      <w:r>
        <w:rPr>
          <w:rFonts w:ascii="Times New Roman" w:eastAsia="Times New Roman" w:hAnsi="Times New Roman" w:cs="Times New Roman"/>
          <w:sz w:val="24"/>
          <w:szCs w:val="24"/>
          <w:lang w:eastAsia="en-IN"/>
        </w:rPr>
        <w:t xml:space="preserve"> ascending curve and </w:t>
      </w:r>
      <w:del w:id="90665" w:author="Grammar Check" w:date="2026-10-02T00:00:00Z">
        <w:r>
          <w:rPr>
            <w:rFonts w:ascii="Times New Roman" w:eastAsia="Times New Roman" w:hAnsi="Times New Roman" w:cs="Times New Roman"/>
            <w:sz w:val="24"/>
            <w:szCs w:val="24"/>
            <w:lang w:eastAsia="en-IN"/>
          </w:rPr>
          <w:delText xml:space="preserve">low</w:delText>
        </w:r>
      </w:del>
      <w:ins w:id="90666" w:author="Grammar Check" w:date="2026-10-02T00:00:00Z">
        <w:r>
          <w:rPr>
            <w:rFonts w:ascii="Times New Roman" w:eastAsia="Times New Roman" w:hAnsi="Times New Roman" w:cs="Times New Roman"/>
            <w:sz w:val="24"/>
            <w:szCs w:val="24"/>
            <w:lang w:eastAsia="en-IN"/>
          </w:rPr>
          <w:t xml:space="preserve">the</w:t>
        </w:r>
      </w:ins>
      <w:r>
        <w:rPr>
          <w:rFonts w:ascii="Times New Roman" w:eastAsia="Times New Roman" w:hAnsi="Times New Roman" w:cs="Times New Roman"/>
          <w:sz w:val="24"/>
          <w:szCs w:val="24"/>
          <w:lang w:eastAsia="en-IN"/>
        </w:rPr>
        <w:t xml:space="preserve"> </w:t>
      </w:r>
      <w:del w:id="90663" w:author="Grammar Check" w:date="2026-10-02T00:00:00Z">
        <w:r>
          <w:rPr>
            <w:rFonts w:ascii="Times New Roman" w:eastAsia="Times New Roman" w:hAnsi="Times New Roman" w:cs="Times New Roman"/>
            <w:sz w:val="24"/>
            <w:szCs w:val="24"/>
            <w:lang w:eastAsia="en-IN"/>
          </w:rPr>
          <w:delText xml:space="preserve">number of</w:delText>
        </w:r>
      </w:del>
      <w:ins w:id="90664" w:author="Grammar Check" w:date="2026-10-02T00:00:00Z">
        <w:r>
          <w:rPr>
            <w:rFonts w:ascii="Times New Roman" w:eastAsia="Times New Roman" w:hAnsi="Times New Roman" w:cs="Times New Roman"/>
            <w:sz w:val="24"/>
            <w:szCs w:val="24"/>
            <w:lang w:eastAsia="en-IN"/>
          </w:rPr>
          <w:t xml:space="preserve">few</w:t>
        </w:r>
      </w:ins>
      <w:r>
        <w:rPr>
          <w:rFonts w:ascii="Times New Roman" w:eastAsia="Times New Roman" w:hAnsi="Times New Roman" w:cs="Times New Roman"/>
          <w:sz w:val="24"/>
          <w:szCs w:val="24"/>
          <w:lang w:eastAsia="en-IN"/>
        </w:rPr>
        <w:t xml:space="preserve"> fluctuations in</w:t>
      </w:r>
      <w:del w:id="90662" w:author="Grammar Check" w:date="2026-10-02T00:00:00Z">
        <w:r>
          <w:rPr>
            <w:rFonts w:ascii="Times New Roman" w:eastAsia="Times New Roman" w:hAnsi="Times New Roman" w:cs="Times New Roman"/>
            <w:sz w:val="24"/>
            <w:szCs w:val="24"/>
            <w:lang w:eastAsia="en-IN"/>
          </w:rPr>
          <w:delText xml:space="preserve"> the</w:delText>
        </w:r>
      </w:del>
      <w:r>
        <w:rPr>
          <w:rFonts w:ascii="Times New Roman" w:eastAsia="Times New Roman" w:hAnsi="Times New Roman" w:cs="Times New Roman"/>
          <w:sz w:val="24"/>
          <w:szCs w:val="24"/>
          <w:lang w:eastAsia="en-IN"/>
        </w:rPr>
        <w:t xml:space="preserve"> validation accuracy indicate that the model </w:t>
      </w:r>
      <w:del w:id="90660" w:author="Grammar Check" w:date="2026-10-02T00:00:00Z">
        <w:r>
          <w:rPr>
            <w:rFonts w:ascii="Times New Roman" w:eastAsia="Times New Roman" w:hAnsi="Times New Roman" w:cs="Times New Roman"/>
            <w:sz w:val="24"/>
            <w:szCs w:val="24"/>
            <w:lang w:eastAsia="en-IN"/>
          </w:rPr>
          <w:delText xml:space="preserve">is</w:delText>
        </w:r>
      </w:del>
      <w:ins w:id="90661" w:author="Grammar Check" w:date="2026-10-02T00:00:00Z">
        <w:r>
          <w:rPr>
            <w:rFonts w:ascii="Times New Roman" w:eastAsia="Times New Roman" w:hAnsi="Times New Roman" w:cs="Times New Roman"/>
            <w:sz w:val="24"/>
            <w:szCs w:val="24"/>
            <w:lang w:eastAsia="en-IN"/>
          </w:rPr>
          <w:t xml:space="preserve">generalizes</w:t>
        </w:r>
      </w:ins>
      <w:r>
        <w:rPr>
          <w:rFonts w:ascii="Times New Roman" w:eastAsia="Times New Roman" w:hAnsi="Times New Roman" w:cs="Times New Roman"/>
          <w:sz w:val="24"/>
          <w:szCs w:val="24"/>
          <w:lang w:eastAsia="en-IN"/>
        </w:rPr>
        <w:t xml:space="preserve"> </w:t>
      </w:r>
      <w:del w:id="90658" w:author="Grammar Check" w:date="2026-10-02T00:00:00Z">
        <w:r>
          <w:rPr>
            <w:rFonts w:ascii="Times New Roman" w:eastAsia="Times New Roman" w:hAnsi="Times New Roman" w:cs="Times New Roman"/>
            <w:sz w:val="24"/>
            <w:szCs w:val="24"/>
            <w:lang w:eastAsia="en-IN"/>
          </w:rPr>
          <w:delText xml:space="preserve">generally applicable</w:delText>
        </w:r>
      </w:del>
      <w:ins w:id="90659" w:author="Grammar Check" w:date="2026-10-02T00:00:00Z">
        <w:r>
          <w:rPr>
            <w:rFonts w:ascii="Times New Roman" w:eastAsia="Times New Roman" w:hAnsi="Times New Roman" w:cs="Times New Roman"/>
            <w:sz w:val="24"/>
            <w:szCs w:val="24"/>
            <w:lang w:eastAsia="en-IN"/>
          </w:rPr>
          <w:t xml:space="preserve">well</w:t>
        </w:r>
      </w:ins>
      <w:r>
        <w:rPr>
          <w:rFonts w:ascii="Times New Roman" w:eastAsia="Times New Roman" w:hAnsi="Times New Roman" w:cs="Times New Roman"/>
          <w:sz w:val="24"/>
          <w:szCs w:val="24"/>
          <w:lang w:eastAsia="en-IN"/>
        </w:rPr>
        <w:t xml:space="preserve"> with </w:t>
      </w:r>
      <w:del w:id="90657" w:author="Grammar Check" w:date="2026-10-02T00:00:00Z">
        <w:r>
          <w:rPr>
            <w:rFonts w:ascii="Times New Roman" w:eastAsia="Times New Roman" w:hAnsi="Times New Roman" w:cs="Times New Roman"/>
            <w:sz w:val="24"/>
            <w:szCs w:val="24"/>
            <w:lang w:eastAsia="en-IN"/>
          </w:rPr>
          <w:delText xml:space="preserve">a </w:delText>
        </w:r>
      </w:del>
      <w:r>
        <w:rPr>
          <w:rFonts w:ascii="Times New Roman" w:eastAsia="Times New Roman" w:hAnsi="Times New Roman" w:cs="Times New Roman"/>
          <w:sz w:val="24"/>
          <w:szCs w:val="24"/>
          <w:lang w:eastAsia="en-IN"/>
        </w:rPr>
        <w:t xml:space="preserve">limited</w:t>
      </w:r>
      <w:del w:id="90656" w:author="Grammar Check" w:date="2026-10-02T00:00:00Z">
        <w:r>
          <w:rPr>
            <w:rFonts w:ascii="Times New Roman" w:eastAsia="Times New Roman" w:hAnsi="Times New Roman" w:cs="Times New Roman"/>
            <w:sz w:val="24"/>
            <w:szCs w:val="24"/>
            <w:lang w:eastAsia="en-IN"/>
          </w:rPr>
          <w:delText xml:space="preserve"> amount of</w:delText>
        </w:r>
      </w:del>
      <w:r>
        <w:rPr>
          <w:rFonts w:ascii="Times New Roman" w:eastAsia="Times New Roman" w:hAnsi="Times New Roman" w:cs="Times New Roman"/>
          <w:sz w:val="24"/>
          <w:szCs w:val="24"/>
          <w:lang w:eastAsia="en-IN"/>
        </w:rPr>
        <w:t xml:space="preserve"> overfitting.</w:t>
      </w:r>
    </w:p>
    <w:p w:rsidR="004919DC" w:rsidRDefault="004919DC" w:rsidP="0048039B">
      <w:pPr>
        <w:spacing w:after="0"/>
        <w:jc w:val="center"/>
        <w:rPr>
          <w:rFonts w:ascii="Times New Roman" w:eastAsia="Times New Roman" w:hAnsi="Times New Roman" w:cs="Times New Roman"/>
          <w:sz w:val="24"/>
          <w:szCs w:val="24"/>
          <w:lang w:eastAsia="en-IN"/>
        </w:rPr>
      </w:pPr>
    </w:p>
    <w:p w:rsidR="007468B6" w:rsidRPr="00E66A31" w:rsidRDefault="007468B6" w:rsidP="0048039B">
      <w:pPr>
        <w:spacing w:after="0"/>
        <w:jc w:val="center"/>
        <w:rPr>
          <w:rFonts w:ascii="Times New Roman" w:hAnsi="Times New Roman" w:cs="Times New Roman"/>
          <w:b/>
          <w:sz w:val="24"/>
          <w:szCs w:val="24"/>
        </w:rPr>
      </w:pPr>
      <w:r>
        <w:rPr>
          <w:noProof/>
          <w:sz w:val="24"/>
          <w:szCs w:val="24"/>
        </w:rPr>
        <w:drawing>
          <wp:inline distT="0" distB="0" distL="0" distR="0" wp14:anchorId="7D2FFC21" wp14:editId="70FD10AE">
            <wp:extent cx="3695700" cy="2474719"/>
            <wp:effectExtent l="0" t="0" r="0" b="1905"/>
            <wp:docPr id="9" name="Picture 9" descr="C:\Users\mahesh.singh\AppData\Local\Microsoft\Windows\INetCache\Content.MSO\A03C69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esh.singh\AppData\Local\Microsoft\Windows\INetCache\Content.MSO\A03C6978.tmp"/>
                    <pic:cNvPicPr>
                      <a:picLocks noChangeAspect="1" noChangeArrowheads="1"/>
                    </pic:cNvPicPr>
                  </pic:nvPicPr>
                  <pic:blipFill rotWithShape="1">
                    <a:blip r:embed="rId42">
                      <a:extLst>
                        <a:ext uri="{28A0092B-C50C-407E-A947-70E740481C1C}">
                          <a14:useLocalDpi xmlns:a14="http://schemas.microsoft.com/office/drawing/2010/main" val="0"/>
                        </a:ext>
                      </a:extLst>
                    </a:blip>
                    <a:srcRect t="6253"/>
                    <a:stretch/>
                  </pic:blipFill>
                  <pic:spPr bwMode="auto">
                    <a:xfrm>
                      <a:off x="0" y="0"/>
                      <a:ext cx="3778623" cy="2530246"/>
                    </a:xfrm>
                    <a:prstGeom prst="rect">
                      <a:avLst/>
                    </a:prstGeom>
                    <a:noFill/>
                    <a:ln>
                      <a:noFill/>
                    </a:ln>
                    <a:extLst>
                      <a:ext uri="{53640926-AAD7-44D8-BBD7-CCE9431645EC}">
                        <a14:shadowObscured xmlns:a14="http://schemas.microsoft.com/office/drawing/2010/main"/>
                      </a:ext>
                    </a:extLst>
                  </pic:spPr>
                </pic:pic>
              </a:graphicData>
            </a:graphic>
          </wp:inline>
        </w:drawing>
      </w:r>
    </w:p>
    <w:p w:rsidR="003137B5" w:rsidRPr="00E66A31" w:rsidRDefault="00BB0AEB"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12. </w:t>
      </w:r>
      <w:r>
        <w:rPr>
          <w:rFonts w:ascii="Times New Roman" w:hAnsi="Times New Roman" w:cs="Times New Roman"/>
          <w:bCs/>
          <w:sz w:val="24"/>
          <w:szCs w:val="24"/>
        </w:rPr>
        <w:t xml:space="preserve">Training and validation loss curves </w:t>
      </w:r>
      <w:r>
        <w:rPr>
          <w:rFonts w:ascii="Times New Roman" w:eastAsia="Times New Roman" w:hAnsi="Times New Roman" w:cs="Times New Roman"/>
          <w:sz w:val="24"/>
          <w:szCs w:val="24"/>
          <w:lang w:eastAsia="en-IN"/>
        </w:rPr>
        <w:t>of the FNN model.</w:t>
      </w:r>
      <w:r>
        <w:t xml:space="preserve"> </w:t>
      </w:r>
    </w:p>
    <w:p w:rsidR="00C961AB" w:rsidRPr="00E66A31" w:rsidRDefault="004919DC" w:rsidP="00C961AB">
      <w:pPr>
        <w:spacing w:before="240"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Figure 12 depicts a stable downward trend </w:t>
      </w:r>
      <w:del w:id="90729" w:author="Grammar Check" w:date="2026-10-02T00:00:00Z">
        <w:r>
          <w:rPr>
            <w:rFonts w:ascii="Times New Roman" w:eastAsia="Times New Roman" w:hAnsi="Times New Roman" w:cs="Times New Roman"/>
            <w:sz w:val="24"/>
            <w:szCs w:val="24"/>
            <w:lang w:eastAsia="en-IN"/>
          </w:rPr>
          <w:delText xml:space="preserve">that</w:delText>
        </w:r>
      </w:del>
      <w:ins w:id="90730" w:author="Grammar Check" w:date="2026-10-02T00:00:00Z">
        <w:r>
          <w:rPr>
            <w:rFonts w:ascii="Times New Roman" w:eastAsia="Times New Roman" w:hAnsi="Times New Roman" w:cs="Times New Roman"/>
            <w:sz w:val="24"/>
            <w:szCs w:val="24"/>
            <w:lang w:eastAsia="en-IN"/>
          </w:rPr>
          <w:t xml:space="preserve">without</w:t>
        </w:r>
      </w:ins>
      <w:r>
        <w:rPr>
          <w:rFonts w:ascii="Times New Roman" w:eastAsia="Times New Roman" w:hAnsi="Times New Roman" w:cs="Times New Roman"/>
          <w:sz w:val="24"/>
          <w:szCs w:val="24"/>
          <w:lang w:eastAsia="en-IN"/>
        </w:rPr>
        <w:t xml:space="preserve"> </w:t>
      </w:r>
      <w:del w:id="90727" w:author="Grammar Check" w:date="2026-10-02T00:00:00Z">
        <w:r>
          <w:rPr>
            <w:rFonts w:ascii="Times New Roman" w:eastAsia="Times New Roman" w:hAnsi="Times New Roman" w:cs="Times New Roman"/>
            <w:sz w:val="24"/>
            <w:szCs w:val="24"/>
            <w:lang w:eastAsia="en-IN"/>
          </w:rPr>
          <w:delText xml:space="preserve">does</w:delText>
        </w:r>
      </w:del>
      <w:ins w:id="90728" w:author="Grammar Check" w:date="2026-10-02T00:00:00Z">
        <w:r>
          <w:rPr>
            <w:rFonts w:ascii="Times New Roman" w:eastAsia="Times New Roman" w:hAnsi="Times New Roman" w:cs="Times New Roman"/>
            <w:sz w:val="24"/>
            <w:szCs w:val="24"/>
            <w:lang w:eastAsia="en-IN"/>
          </w:rPr>
          <w:t xml:space="preserve">notable</w:t>
        </w:r>
      </w:ins>
      <w:r>
        <w:rPr>
          <w:rFonts w:ascii="Times New Roman" w:eastAsia="Times New Roman" w:hAnsi="Times New Roman" w:cs="Times New Roman"/>
          <w:sz w:val="24"/>
          <w:szCs w:val="24"/>
          <w:lang w:eastAsia="en-IN"/>
        </w:rPr>
        <w:t xml:space="preserve"> </w:t>
      </w:r>
      <w:del w:id="90725" w:author="Grammar Check" w:date="2026-10-02T00:00:00Z">
        <w:r>
          <w:rPr>
            <w:rFonts w:ascii="Times New Roman" w:eastAsia="Times New Roman" w:hAnsi="Times New Roman" w:cs="Times New Roman"/>
            <w:sz w:val="24"/>
            <w:szCs w:val="24"/>
            <w:lang w:eastAsia="en-IN"/>
          </w:rPr>
          <w:delText xml:space="preserve">not fluctuate; thus</w:delText>
        </w:r>
      </w:del>
      <w:ins w:id="90726" w:author="Grammar Check" w:date="2026-10-02T00:00:00Z">
        <w:r>
          <w:rPr>
            <w:rFonts w:ascii="Times New Roman" w:eastAsia="Times New Roman" w:hAnsi="Times New Roman" w:cs="Times New Roman"/>
            <w:sz w:val="24"/>
            <w:szCs w:val="24"/>
            <w:lang w:eastAsia="en-IN"/>
          </w:rPr>
          <w:t xml:space="preserve">fluctuations</w:t>
        </w:r>
      </w:ins>
      <w:r>
        <w:rPr>
          <w:rFonts w:ascii="Times New Roman" w:eastAsia="Times New Roman" w:hAnsi="Times New Roman" w:cs="Times New Roman"/>
          <w:sz w:val="24"/>
          <w:szCs w:val="24"/>
          <w:lang w:eastAsia="en-IN"/>
        </w:rPr>
        <w:t xml:space="preserve">, </w:t>
      </w:r>
      <w:del w:id="90723" w:author="Grammar Check" w:date="2026-10-02T00:00:00Z">
        <w:r>
          <w:rPr>
            <w:rFonts w:ascii="Times New Roman" w:eastAsia="Times New Roman" w:hAnsi="Times New Roman" w:cs="Times New Roman"/>
            <w:sz w:val="24"/>
            <w:szCs w:val="24"/>
            <w:lang w:eastAsia="en-IN"/>
          </w:rPr>
          <w:delText xml:space="preserve">the</w:delText>
        </w:r>
      </w:del>
      <w:ins w:id="90724" w:author="Grammar Check" w:date="2026-10-02T00:00:00Z">
        <w:r>
          <w:rPr>
            <w:rFonts w:ascii="Times New Roman" w:eastAsia="Times New Roman" w:hAnsi="Times New Roman" w:cs="Times New Roman"/>
            <w:sz w:val="24"/>
            <w:szCs w:val="24"/>
            <w:lang w:eastAsia="en-IN"/>
          </w:rPr>
          <w:t xml:space="preserve">indicating consistent</w:t>
        </w:r>
      </w:ins>
      <w:r>
        <w:rPr>
          <w:rFonts w:ascii="Times New Roman" w:eastAsia="Times New Roman" w:hAnsi="Times New Roman" w:cs="Times New Roman"/>
          <w:sz w:val="24"/>
          <w:szCs w:val="24"/>
          <w:lang w:eastAsia="en-IN"/>
        </w:rPr>
        <w:t xml:space="preserve"> convergence of the training process</w:t>
      </w:r>
      <w:del w:id="90722" w:author="Grammar Check" w:date="2026-10-02T00:00:00Z">
        <w:r>
          <w:rPr>
            <w:rFonts w:ascii="Times New Roman" w:eastAsia="Times New Roman" w:hAnsi="Times New Roman" w:cs="Times New Roman"/>
            <w:sz w:val="24"/>
            <w:szCs w:val="24"/>
            <w:lang w:eastAsia="en-IN"/>
          </w:rPr>
          <w:delText xml:space="preserve"> is consistent</w:delText>
        </w:r>
      </w:del>
      <w:r>
        <w:rPr>
          <w:rFonts w:ascii="Times New Roman" w:eastAsia="Times New Roman" w:hAnsi="Times New Roman" w:cs="Times New Roman"/>
          <w:sz w:val="24"/>
          <w:szCs w:val="24"/>
          <w:lang w:eastAsia="en-IN"/>
        </w:rPr>
        <w:t xml:space="preserve">. The </w:t>
      </w:r>
      <w:ins w:id="90721" w:author="Grammar Check" w:date="2026-10-02T00:00:00Z">
        <w:r>
          <w:rPr>
            <w:rFonts w:ascii="Times New Roman" w:eastAsia="Times New Roman" w:hAnsi="Times New Roman" w:cs="Times New Roman"/>
            <w:sz w:val="24"/>
            <w:szCs w:val="24"/>
            <w:lang w:eastAsia="en-IN"/>
          </w:rPr>
          <w:t xml:space="preserve">training </w:t>
        </w:r>
      </w:ins>
      <w:r>
        <w:rPr>
          <w:rFonts w:ascii="Times New Roman" w:eastAsia="Times New Roman" w:hAnsi="Times New Roman" w:cs="Times New Roman"/>
          <w:sz w:val="24"/>
          <w:szCs w:val="24"/>
          <w:lang w:eastAsia="en-IN"/>
        </w:rPr>
        <w:t xml:space="preserve">loss </w:t>
      </w:r>
      <w:ins w:id="90720" w:author="Grammar Check" w:date="2026-10-02T00:00:00Z">
        <w:r>
          <w:rPr>
            <w:rFonts w:ascii="Times New Roman" w:eastAsia="Times New Roman" w:hAnsi="Times New Roman" w:cs="Times New Roman"/>
            <w:sz w:val="24"/>
            <w:szCs w:val="24"/>
            <w:lang w:eastAsia="en-IN"/>
          </w:rPr>
          <w:t xml:space="preserve">decreases sharply </w:t>
        </w:r>
      </w:ins>
      <w:r>
        <w:rPr>
          <w:rFonts w:ascii="Times New Roman" w:eastAsia="Times New Roman" w:hAnsi="Times New Roman" w:cs="Times New Roman"/>
          <w:sz w:val="24"/>
          <w:szCs w:val="24"/>
          <w:lang w:eastAsia="en-IN"/>
        </w:rPr>
        <w:t xml:space="preserve">in</w:t>
      </w:r>
      <w:del w:id="90719" w:author="Grammar Check" w:date="2026-10-02T00:00:00Z">
        <w:r>
          <w:rPr>
            <w:rFonts w:ascii="Times New Roman" w:eastAsia="Times New Roman" w:hAnsi="Times New Roman" w:cs="Times New Roman"/>
            <w:sz w:val="24"/>
            <w:szCs w:val="24"/>
            <w:lang w:eastAsia="en-IN"/>
          </w:rPr>
          <w:delText xml:space="preserve"> training is reduced dramatically at</w:delText>
        </w:r>
      </w:del>
      <w:r>
        <w:rPr>
          <w:rFonts w:ascii="Times New Roman" w:eastAsia="Times New Roman" w:hAnsi="Times New Roman" w:cs="Times New Roman"/>
          <w:sz w:val="24"/>
          <w:szCs w:val="24"/>
          <w:lang w:eastAsia="en-IN"/>
        </w:rPr>
        <w:t xml:space="preserve"> the first epochs, </w:t>
      </w:r>
      <w:del w:id="90717" w:author="Grammar Check" w:date="2026-10-02T00:00:00Z">
        <w:r>
          <w:rPr>
            <w:rFonts w:ascii="Times New Roman" w:eastAsia="Times New Roman" w:hAnsi="Times New Roman" w:cs="Times New Roman"/>
            <w:sz w:val="24"/>
            <w:szCs w:val="24"/>
            <w:lang w:eastAsia="en-IN"/>
          </w:rPr>
          <w:delText xml:space="preserve">i.e., between</w:delText>
        </w:r>
      </w:del>
      <w:ins w:id="90718" w:author="Grammar Check" w:date="2026-10-02T00:00:00Z">
        <w:r>
          <w:rPr>
            <w:rFonts w:ascii="Times New Roman" w:eastAsia="Times New Roman" w:hAnsi="Times New Roman" w:cs="Times New Roman"/>
            <w:sz w:val="24"/>
            <w:szCs w:val="24"/>
            <w:lang w:eastAsia="en-IN"/>
          </w:rPr>
          <w:t xml:space="preserve">from</w:t>
        </w:r>
      </w:ins>
      <w:r>
        <w:rPr>
          <w:rFonts w:ascii="Times New Roman" w:eastAsia="Times New Roman" w:hAnsi="Times New Roman" w:cs="Times New Roman"/>
          <w:sz w:val="24"/>
          <w:szCs w:val="24"/>
          <w:lang w:eastAsia="en-IN"/>
        </w:rPr>
        <w:t xml:space="preserve"> 0.55 </w:t>
      </w:r>
      <w:del w:id="90715" w:author="Grammar Check" w:date="2026-10-02T00:00:00Z">
        <w:r>
          <w:rPr>
            <w:rFonts w:ascii="Times New Roman" w:eastAsia="Times New Roman" w:hAnsi="Times New Roman" w:cs="Times New Roman"/>
            <w:sz w:val="24"/>
            <w:szCs w:val="24"/>
            <w:lang w:eastAsia="en-IN"/>
          </w:rPr>
          <w:delText xml:space="preserve">and</w:delText>
        </w:r>
      </w:del>
      <w:ins w:id="90716" w:author="Grammar Check" w:date="2026-10-02T00:00:00Z">
        <w:r>
          <w:rPr>
            <w:rFonts w:ascii="Times New Roman" w:eastAsia="Times New Roman" w:hAnsi="Times New Roman" w:cs="Times New Roman"/>
            <w:sz w:val="24"/>
            <w:szCs w:val="24"/>
            <w:lang w:eastAsia="en-IN"/>
          </w:rPr>
          <w:t xml:space="preserve">to</w:t>
        </w:r>
      </w:ins>
      <w:r>
        <w:rPr>
          <w:rFonts w:ascii="Times New Roman" w:eastAsia="Times New Roman" w:hAnsi="Times New Roman" w:cs="Times New Roman"/>
          <w:sz w:val="24"/>
          <w:szCs w:val="24"/>
          <w:lang w:eastAsia="en-IN"/>
        </w:rPr>
        <w:t xml:space="preserve"> </w:t>
      </w:r>
      <w:del w:id="90713" w:author="Grammar Check" w:date="2026-10-02T00:00:00Z">
        <w:r>
          <w:rPr>
            <w:rFonts w:ascii="Times New Roman" w:eastAsia="Times New Roman" w:hAnsi="Times New Roman" w:cs="Times New Roman"/>
            <w:sz w:val="24"/>
            <w:szCs w:val="24"/>
            <w:lang w:eastAsia="en-IN"/>
          </w:rPr>
          <w:delText xml:space="preserve">lower than</w:delText>
        </w:r>
      </w:del>
      <w:ins w:id="90714" w:author="Grammar Check" w:date="2026-10-02T00:00:00Z">
        <w:r>
          <w:rPr>
            <w:rFonts w:ascii="Times New Roman" w:eastAsia="Times New Roman" w:hAnsi="Times New Roman" w:cs="Times New Roman"/>
            <w:sz w:val="24"/>
            <w:szCs w:val="24"/>
            <w:lang w:eastAsia="en-IN"/>
          </w:rPr>
          <w:t xml:space="preserve">below</w:t>
        </w:r>
      </w:ins>
      <w:r>
        <w:rPr>
          <w:rFonts w:ascii="Times New Roman" w:eastAsia="Times New Roman" w:hAnsi="Times New Roman" w:cs="Times New Roman"/>
          <w:sz w:val="24"/>
          <w:szCs w:val="24"/>
          <w:lang w:eastAsia="en-IN"/>
        </w:rPr>
        <w:t xml:space="preserve"> 0.30, indicating fast early learning. </w:t>
      </w:r>
      <w:del w:id="90711" w:author="Grammar Check" w:date="2026-10-02T00:00:00Z">
        <w:r>
          <w:rPr>
            <w:rFonts w:ascii="Times New Roman" w:eastAsia="Times New Roman" w:hAnsi="Times New Roman" w:cs="Times New Roman"/>
            <w:sz w:val="24"/>
            <w:szCs w:val="24"/>
            <w:lang w:eastAsia="en-IN"/>
          </w:rPr>
          <w:delText xml:space="preserve">Training</w:delText>
        </w:r>
      </w:del>
      <w:ins w:id="90712" w:author="Grammar Check" w:date="2026-10-02T00:00:00Z">
        <w:r>
          <w:rPr>
            <w:rFonts w:ascii="Times New Roman" w:eastAsia="Times New Roman" w:hAnsi="Times New Roman" w:cs="Times New Roman"/>
            <w:sz w:val="24"/>
            <w:szCs w:val="24"/>
            <w:lang w:eastAsia="en-IN"/>
          </w:rPr>
          <w:t xml:space="preserve">After epoch 10, the training</w:t>
        </w:r>
      </w:ins>
      <w:r>
        <w:rPr>
          <w:rFonts w:ascii="Times New Roman" w:eastAsia="Times New Roman" w:hAnsi="Times New Roman" w:cs="Times New Roman"/>
          <w:sz w:val="24"/>
          <w:szCs w:val="24"/>
          <w:lang w:eastAsia="en-IN"/>
        </w:rPr>
        <w:t xml:space="preserve"> and validation </w:t>
      </w:r>
      <w:del w:id="90709" w:author="Grammar Check" w:date="2026-10-02T00:00:00Z">
        <w:r>
          <w:rPr>
            <w:rFonts w:ascii="Times New Roman" w:eastAsia="Times New Roman" w:hAnsi="Times New Roman" w:cs="Times New Roman"/>
            <w:sz w:val="24"/>
            <w:szCs w:val="24"/>
            <w:lang w:eastAsia="en-IN"/>
          </w:rPr>
          <w:delText xml:space="preserve">loss after epoch 10</w:delText>
        </w:r>
      </w:del>
      <w:ins w:id="90710" w:author="Grammar Check" w:date="2026-10-02T00:00:00Z">
        <w:r>
          <w:rPr>
            <w:rFonts w:ascii="Times New Roman" w:eastAsia="Times New Roman" w:hAnsi="Times New Roman" w:cs="Times New Roman"/>
            <w:sz w:val="24"/>
            <w:szCs w:val="24"/>
            <w:lang w:eastAsia="en-IN"/>
          </w:rPr>
          <w:t xml:space="preserve">losses</w:t>
        </w:r>
      </w:ins>
      <w:r>
        <w:rPr>
          <w:rFonts w:ascii="Times New Roman" w:eastAsia="Times New Roman" w:hAnsi="Times New Roman" w:cs="Times New Roman"/>
          <w:sz w:val="24"/>
          <w:szCs w:val="24"/>
          <w:lang w:eastAsia="en-IN"/>
        </w:rPr>
        <w:t xml:space="preserve"> decreased slowly and </w:t>
      </w:r>
      <w:del w:id="90707" w:author="Grammar Check" w:date="2026-10-02T00:00:00Z">
        <w:r>
          <w:rPr>
            <w:rFonts w:ascii="Times New Roman" w:eastAsia="Times New Roman" w:hAnsi="Times New Roman" w:cs="Times New Roman"/>
            <w:sz w:val="24"/>
            <w:szCs w:val="24"/>
            <w:lang w:eastAsia="en-IN"/>
          </w:rPr>
          <w:delText xml:space="preserve">levelled</w:delText>
        </w:r>
      </w:del>
      <w:ins w:id="90708" w:author="Grammar Check" w:date="2026-10-02T00:00:00Z">
        <w:r>
          <w:rPr>
            <w:rFonts w:ascii="Times New Roman" w:eastAsia="Times New Roman" w:hAnsi="Times New Roman" w:cs="Times New Roman"/>
            <w:sz w:val="24"/>
            <w:szCs w:val="24"/>
            <w:lang w:eastAsia="en-IN"/>
          </w:rPr>
          <w:t xml:space="preserve">leveled</w:t>
        </w:r>
      </w:ins>
      <w:r>
        <w:rPr>
          <w:rFonts w:ascii="Times New Roman" w:eastAsia="Times New Roman" w:hAnsi="Times New Roman" w:cs="Times New Roman"/>
          <w:sz w:val="24"/>
          <w:szCs w:val="24"/>
          <w:lang w:eastAsia="en-IN"/>
        </w:rPr>
        <w:t xml:space="preserve"> off at 0.18</w:t>
      </w:r>
      <w:del w:id="90705" w:author="Grammar Check" w:date="2026-10-02T00:00:00Z">
        <w:r>
          <w:rPr>
            <w:rFonts w:ascii="Times New Roman" w:eastAsia="Times New Roman" w:hAnsi="Times New Roman" w:cs="Times New Roman"/>
            <w:sz w:val="24"/>
            <w:szCs w:val="24"/>
            <w:lang w:eastAsia="en-IN"/>
          </w:rPr>
          <w:delText xml:space="preserve">-</w:delText>
        </w:r>
      </w:del>
      <w:ins w:id="90706"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0.22</w:t>
      </w:r>
      <w:ins w:id="90704" w:author="Grammar Check" w:date="2026-10-02T00:00:00Z">
        <w:r>
          <w:rPr>
            <w:rFonts w:ascii="Times New Roman" w:eastAsia="Times New Roman" w:hAnsi="Times New Roman" w:cs="Times New Roman"/>
            <w:sz w:val="24"/>
            <w:szCs w:val="24"/>
            <w:lang w:eastAsia="en-IN"/>
          </w:rPr>
          <w:t xml:space="preserve">,</w:t>
        </w:r>
      </w:ins>
      <w:r>
        <w:rPr>
          <w:rFonts w:ascii="Times New Roman" w:eastAsia="Times New Roman" w:hAnsi="Times New Roman" w:cs="Times New Roman"/>
          <w:sz w:val="24"/>
          <w:szCs w:val="24"/>
          <w:lang w:eastAsia="en-IN"/>
        </w:rPr>
        <w:t xml:space="preserve"> </w:t>
      </w:r>
      <w:del w:id="90702" w:author="Grammar Check" w:date="2026-10-02T00:00:00Z">
        <w:r>
          <w:rPr>
            <w:rFonts w:ascii="Times New Roman" w:eastAsia="Times New Roman" w:hAnsi="Times New Roman" w:cs="Times New Roman"/>
            <w:sz w:val="24"/>
            <w:szCs w:val="24"/>
            <w:lang w:eastAsia="en-IN"/>
          </w:rPr>
          <w:delText xml:space="preserve">and</w:delText>
        </w:r>
      </w:del>
      <w:ins w:id="90703" w:author="Grammar Check" w:date="2026-10-02T00:00:00Z">
        <w:r>
          <w:rPr>
            <w:rFonts w:ascii="Times New Roman" w:eastAsia="Times New Roman" w:hAnsi="Times New Roman" w:cs="Times New Roman"/>
            <w:sz w:val="24"/>
            <w:szCs w:val="24"/>
            <w:lang w:eastAsia="en-IN"/>
          </w:rPr>
          <w:t xml:space="preserve">indicating</w:t>
        </w:r>
      </w:ins>
      <w:r>
        <w:rPr>
          <w:rFonts w:ascii="Times New Roman" w:eastAsia="Times New Roman" w:hAnsi="Times New Roman" w:cs="Times New Roman"/>
          <w:sz w:val="24"/>
          <w:szCs w:val="24"/>
          <w:lang w:eastAsia="en-IN"/>
        </w:rPr>
        <w:t xml:space="preserve"> </w:t>
      </w:r>
      <w:del w:id="90700" w:author="Grammar Check" w:date="2026-10-02T00:00:00Z">
        <w:r>
          <w:rPr>
            <w:rFonts w:ascii="Times New Roman" w:eastAsia="Times New Roman" w:hAnsi="Times New Roman" w:cs="Times New Roman"/>
            <w:sz w:val="24"/>
            <w:szCs w:val="24"/>
            <w:lang w:eastAsia="en-IN"/>
          </w:rPr>
          <w:delText xml:space="preserve">indicates</w:delText>
        </w:r>
      </w:del>
      <w:ins w:id="90701" w:author="Grammar Check" w:date="2026-10-02T00:00:00Z">
        <w:r>
          <w:rPr>
            <w:rFonts w:ascii="Times New Roman" w:eastAsia="Times New Roman" w:hAnsi="Times New Roman" w:cs="Times New Roman"/>
            <w:sz w:val="24"/>
            <w:szCs w:val="24"/>
            <w:lang w:eastAsia="en-IN"/>
          </w:rPr>
          <w:t xml:space="preserve">effective</w:t>
        </w:r>
      </w:ins>
      <w:r>
        <w:rPr>
          <w:rFonts w:ascii="Times New Roman" w:eastAsia="Times New Roman" w:hAnsi="Times New Roman" w:cs="Times New Roman"/>
          <w:sz w:val="24"/>
          <w:szCs w:val="24"/>
          <w:lang w:eastAsia="en-IN"/>
        </w:rPr>
        <w:t xml:space="preserve"> </w:t>
      </w:r>
      <w:del w:id="90698" w:author="Grammar Check" w:date="2026-10-02T00:00:00Z">
        <w:r>
          <w:rPr>
            <w:rFonts w:ascii="Times New Roman" w:eastAsia="Times New Roman" w:hAnsi="Times New Roman" w:cs="Times New Roman"/>
            <w:sz w:val="24"/>
            <w:szCs w:val="24"/>
            <w:lang w:eastAsia="en-IN"/>
          </w:rPr>
          <w:delText xml:space="preserve">optimal optimisation</w:delText>
        </w:r>
      </w:del>
      <w:ins w:id="90699" w:author="Grammar Check" w:date="2026-10-02T00:00:00Z">
        <w:r>
          <w:rPr>
            <w:rFonts w:ascii="Times New Roman" w:eastAsia="Times New Roman" w:hAnsi="Times New Roman" w:cs="Times New Roman"/>
            <w:sz w:val="24"/>
            <w:szCs w:val="24"/>
            <w:lang w:eastAsia="en-IN"/>
          </w:rPr>
          <w:t xml:space="preserve">optimization</w:t>
        </w:r>
      </w:ins>
      <w:r>
        <w:rPr>
          <w:rFonts w:ascii="Times New Roman" w:eastAsia="Times New Roman" w:hAnsi="Times New Roman" w:cs="Times New Roman"/>
          <w:sz w:val="24"/>
          <w:szCs w:val="24"/>
          <w:lang w:eastAsia="en-IN"/>
        </w:rPr>
        <w:t xml:space="preserve"> and limited overfitting. The </w:t>
      </w:r>
      <w:del w:id="90696" w:author="Grammar Check" w:date="2026-10-02T00:00:00Z">
        <w:r>
          <w:rPr>
            <w:rFonts w:ascii="Times New Roman" w:eastAsia="Times New Roman" w:hAnsi="Times New Roman" w:cs="Times New Roman"/>
            <w:sz w:val="24"/>
            <w:szCs w:val="24"/>
            <w:lang w:eastAsia="en-IN"/>
          </w:rPr>
          <w:delText xml:space="preserve">fact</w:delText>
        </w:r>
      </w:del>
      <w:ins w:id="90697" w:author="Grammar Check" w:date="2026-10-02T00:00:00Z">
        <w:r>
          <w:rPr>
            <w:rFonts w:ascii="Times New Roman" w:eastAsia="Times New Roman" w:hAnsi="Times New Roman" w:cs="Times New Roman"/>
            <w:sz w:val="24"/>
            <w:szCs w:val="24"/>
            <w:lang w:eastAsia="en-IN"/>
          </w:rPr>
          <w:t xml:space="preserve">nearly</w:t>
        </w:r>
      </w:ins>
      <w:r>
        <w:rPr>
          <w:rFonts w:ascii="Times New Roman" w:eastAsia="Times New Roman" w:hAnsi="Times New Roman" w:cs="Times New Roman"/>
          <w:sz w:val="24"/>
          <w:szCs w:val="24"/>
          <w:lang w:eastAsia="en-IN"/>
        </w:rPr>
        <w:t xml:space="preserve"> </w:t>
      </w:r>
      <w:del w:id="90694" w:author="Grammar Check" w:date="2026-10-02T00:00:00Z">
        <w:r>
          <w:rPr>
            <w:rFonts w:ascii="Times New Roman" w:eastAsia="Times New Roman" w:hAnsi="Times New Roman" w:cs="Times New Roman"/>
            <w:sz w:val="24"/>
            <w:szCs w:val="24"/>
            <w:lang w:eastAsia="en-IN"/>
          </w:rPr>
          <w:delText xml:space="preserve">that the two</w:delText>
        </w:r>
      </w:del>
      <w:ins w:id="90695" w:author="Grammar Check" w:date="2026-10-02T00:00:00Z">
        <w:r>
          <w:rPr>
            <w:rFonts w:ascii="Times New Roman" w:eastAsia="Times New Roman" w:hAnsi="Times New Roman" w:cs="Times New Roman"/>
            <w:sz w:val="24"/>
            <w:szCs w:val="24"/>
            <w:lang w:eastAsia="en-IN"/>
          </w:rPr>
          <w:t xml:space="preserve">parallel</w:t>
        </w:r>
      </w:ins>
      <w:r>
        <w:rPr>
          <w:rFonts w:ascii="Times New Roman" w:eastAsia="Times New Roman" w:hAnsi="Times New Roman" w:cs="Times New Roman"/>
          <w:sz w:val="24"/>
          <w:szCs w:val="24"/>
          <w:lang w:eastAsia="en-IN"/>
        </w:rPr>
        <w:t xml:space="preserve"> curves </w:t>
      </w:r>
      <w:del w:id="90692" w:author="Grammar Check" w:date="2026-10-02T00:00:00Z">
        <w:r>
          <w:rPr>
            <w:rFonts w:ascii="Times New Roman" w:eastAsia="Times New Roman" w:hAnsi="Times New Roman" w:cs="Times New Roman"/>
            <w:sz w:val="24"/>
            <w:szCs w:val="24"/>
            <w:lang w:eastAsia="en-IN"/>
          </w:rPr>
          <w:delText xml:space="preserve">were</w:delText>
        </w:r>
      </w:del>
      <w:ins w:id="90693" w:author="Grammar Check" w:date="2026-10-02T00:00:00Z">
        <w:r>
          <w:rPr>
            <w:rFonts w:ascii="Times New Roman" w:eastAsia="Times New Roman" w:hAnsi="Times New Roman" w:cs="Times New Roman"/>
            <w:sz w:val="24"/>
            <w:szCs w:val="24"/>
            <w:lang w:eastAsia="en-IN"/>
          </w:rPr>
          <w:t xml:space="preserve">further</w:t>
        </w:r>
      </w:ins>
      <w:r>
        <w:rPr>
          <w:rFonts w:ascii="Times New Roman" w:eastAsia="Times New Roman" w:hAnsi="Times New Roman" w:cs="Times New Roman"/>
          <w:sz w:val="24"/>
          <w:szCs w:val="24"/>
          <w:lang w:eastAsia="en-IN"/>
        </w:rPr>
        <w:t xml:space="preserve"> </w:t>
      </w:r>
      <w:del w:id="90690" w:author="Grammar Check" w:date="2026-10-02T00:00:00Z">
        <w:r>
          <w:rPr>
            <w:rFonts w:ascii="Times New Roman" w:eastAsia="Times New Roman" w:hAnsi="Times New Roman" w:cs="Times New Roman"/>
            <w:sz w:val="24"/>
            <w:szCs w:val="24"/>
            <w:lang w:eastAsia="en-IN"/>
          </w:rPr>
          <w:delText xml:space="preserve">almost parallel also supports the idea</w:delText>
        </w:r>
      </w:del>
      <w:ins w:id="90691" w:author="Grammar Check" w:date="2026-10-02T00:00:00Z">
        <w:r>
          <w:rPr>
            <w:rFonts w:ascii="Times New Roman" w:eastAsia="Times New Roman" w:hAnsi="Times New Roman" w:cs="Times New Roman"/>
            <w:sz w:val="24"/>
            <w:szCs w:val="24"/>
            <w:lang w:eastAsia="en-IN"/>
          </w:rPr>
          <w:t xml:space="preserve">suggest</w:t>
        </w:r>
      </w:ins>
      <w:r>
        <w:rPr>
          <w:rFonts w:ascii="Times New Roman" w:eastAsia="Times New Roman" w:hAnsi="Times New Roman" w:cs="Times New Roman"/>
          <w:sz w:val="24"/>
          <w:szCs w:val="24"/>
          <w:lang w:eastAsia="en-IN"/>
        </w:rPr>
        <w:t xml:space="preserve"> that the model </w:t>
      </w:r>
      <w:del w:id="90688" w:author="Grammar Check" w:date="2026-10-02T00:00:00Z">
        <w:r>
          <w:rPr>
            <w:rFonts w:ascii="Times New Roman" w:eastAsia="Times New Roman" w:hAnsi="Times New Roman" w:cs="Times New Roman"/>
            <w:sz w:val="24"/>
            <w:szCs w:val="24"/>
            <w:lang w:eastAsia="en-IN"/>
          </w:rPr>
          <w:delText xml:space="preserve">is</w:delText>
        </w:r>
      </w:del>
      <w:ins w:id="90689" w:author="Grammar Check" w:date="2026-10-02T00:00:00Z">
        <w:r>
          <w:rPr>
            <w:rFonts w:ascii="Times New Roman" w:eastAsia="Times New Roman" w:hAnsi="Times New Roman" w:cs="Times New Roman"/>
            <w:sz w:val="24"/>
            <w:szCs w:val="24"/>
            <w:lang w:eastAsia="en-IN"/>
          </w:rPr>
          <w:t xml:space="preserve">generalizes</w:t>
        </w:r>
      </w:ins>
      <w:r>
        <w:rPr>
          <w:rFonts w:ascii="Times New Roman" w:eastAsia="Times New Roman" w:hAnsi="Times New Roman" w:cs="Times New Roman"/>
          <w:sz w:val="24"/>
          <w:szCs w:val="24"/>
          <w:lang w:eastAsia="en-IN"/>
        </w:rPr>
        <w:t xml:space="preserve"> </w:t>
      </w:r>
      <w:del w:id="90686" w:author="Grammar Check" w:date="2026-10-02T00:00:00Z">
        <w:r>
          <w:rPr>
            <w:rFonts w:ascii="Times New Roman" w:eastAsia="Times New Roman" w:hAnsi="Times New Roman" w:cs="Times New Roman"/>
            <w:sz w:val="24"/>
            <w:szCs w:val="24"/>
            <w:lang w:eastAsia="en-IN"/>
          </w:rPr>
          <w:delText xml:space="preserve">generally applicable</w:delText>
        </w:r>
      </w:del>
      <w:ins w:id="90687" w:author="Grammar Check" w:date="2026-10-02T00:00:00Z">
        <w:r>
          <w:rPr>
            <w:rFonts w:ascii="Times New Roman" w:eastAsia="Times New Roman" w:hAnsi="Times New Roman" w:cs="Times New Roman"/>
            <w:sz w:val="24"/>
            <w:szCs w:val="24"/>
            <w:lang w:eastAsia="en-IN"/>
          </w:rPr>
          <w:t xml:space="preserve">well</w:t>
        </w:r>
      </w:ins>
      <w:r>
        <w:rPr>
          <w:rFonts w:ascii="Times New Roman" w:eastAsia="Times New Roman" w:hAnsi="Times New Roman" w:cs="Times New Roman"/>
          <w:sz w:val="24"/>
          <w:szCs w:val="24"/>
          <w:lang w:eastAsia="en-IN"/>
        </w:rPr>
        <w:t xml:space="preserve"> to </w:t>
      </w:r>
      <w:del w:id="90684" w:author="Grammar Check" w:date="2026-10-02T00:00:00Z">
        <w:r>
          <w:rPr>
            <w:rFonts w:ascii="Times New Roman" w:eastAsia="Times New Roman" w:hAnsi="Times New Roman" w:cs="Times New Roman"/>
            <w:sz w:val="24"/>
            <w:szCs w:val="24"/>
            <w:lang w:eastAsia="en-IN"/>
          </w:rPr>
          <w:delText xml:space="preserve">invisible</w:delText>
        </w:r>
      </w:del>
      <w:ins w:id="90685" w:author="Grammar Check" w:date="2026-10-02T00:00:00Z">
        <w:r>
          <w:rPr>
            <w:rFonts w:ascii="Times New Roman" w:eastAsia="Times New Roman" w:hAnsi="Times New Roman" w:cs="Times New Roman"/>
            <w:sz w:val="24"/>
            <w:szCs w:val="24"/>
            <w:lang w:eastAsia="en-IN"/>
          </w:rPr>
          <w:t xml:space="preserve">unseen</w:t>
        </w:r>
      </w:ins>
      <w:r>
        <w:rPr>
          <w:rFonts w:ascii="Times New Roman" w:eastAsia="Times New Roman" w:hAnsi="Times New Roman" w:cs="Times New Roman"/>
          <w:sz w:val="24"/>
          <w:szCs w:val="24"/>
          <w:lang w:eastAsia="en-IN"/>
        </w:rPr>
        <w:t xml:space="preserve">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420"/>
      </w:tblGrid>
      <w:tr w:rsidR="002E6E31" w:rsidRPr="00E66A31" w:rsidTr="00C961AB">
        <w:tc>
          <w:tcPr>
            <w:tcW w:w="4596" w:type="dxa"/>
          </w:tcPr>
          <w:p w:rsidR="007468B6" w:rsidRPr="00E66A31" w:rsidRDefault="007468B6" w:rsidP="00EB6C91">
            <w:pPr>
              <w:spacing w:before="240"/>
              <w:rPr>
                <w:rFonts w:ascii="Times New Roman" w:hAnsi="Times New Roman" w:cs="Times New Roman"/>
                <w:b/>
                <w:sz w:val="24"/>
                <w:szCs w:val="24"/>
              </w:rPr>
            </w:pPr>
            <w:r>
              <w:rPr>
                <w:noProof/>
                <w:sz w:val="24"/>
                <w:szCs w:val="24"/>
              </w:rPr>
              <w:drawing>
                <wp:inline distT="0" distB="0" distL="0" distR="0" wp14:anchorId="7107C0C1" wp14:editId="54BF689A">
                  <wp:extent cx="2778826" cy="2381851"/>
                  <wp:effectExtent l="0" t="0" r="2540" b="0"/>
                  <wp:docPr id="5" name="Picture 5" descr="C:\Users\mahesh.singh\AppData\Local\Microsoft\Windows\INetCache\Content.MSO\717641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sh.singh\AppData\Local\Microsoft\Windows\INetCache\Content.MSO\717641D0.t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07665" cy="2406570"/>
                          </a:xfrm>
                          <a:prstGeom prst="rect">
                            <a:avLst/>
                          </a:prstGeom>
                          <a:noFill/>
                          <a:ln>
                            <a:noFill/>
                          </a:ln>
                        </pic:spPr>
                      </pic:pic>
                    </a:graphicData>
                  </a:graphic>
                </wp:inline>
              </w:drawing>
            </w:r>
          </w:p>
        </w:tc>
        <w:tc>
          <w:tcPr>
            <w:tcW w:w="4420" w:type="dxa"/>
          </w:tcPr>
          <w:p w:rsidR="007468B6" w:rsidRPr="00E66A31" w:rsidRDefault="007468B6" w:rsidP="00EB6C91">
            <w:pPr>
              <w:spacing w:before="240"/>
              <w:rPr>
                <w:rFonts w:ascii="Times New Roman" w:hAnsi="Times New Roman" w:cs="Times New Roman"/>
                <w:b/>
                <w:sz w:val="24"/>
                <w:szCs w:val="24"/>
              </w:rPr>
            </w:pPr>
            <w:r>
              <w:rPr>
                <w:noProof/>
                <w:sz w:val="24"/>
                <w:szCs w:val="24"/>
              </w:rPr>
              <w:drawing>
                <wp:inline distT="0" distB="0" distL="0" distR="0" wp14:anchorId="6A74678C" wp14:editId="3A90B814">
                  <wp:extent cx="2594899" cy="2224199"/>
                  <wp:effectExtent l="0" t="0" r="0" b="5080"/>
                  <wp:docPr id="4" name="Picture 4" descr="C:\Users\mahesh.singh\AppData\Local\Microsoft\Windows\INetCache\Content.MSO\7C5198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hesh.singh\AppData\Local\Microsoft\Windows\INetCache\Content.MSO\7C51985E.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23117" cy="2248386"/>
                          </a:xfrm>
                          <a:prstGeom prst="rect">
                            <a:avLst/>
                          </a:prstGeom>
                          <a:noFill/>
                          <a:ln>
                            <a:noFill/>
                          </a:ln>
                        </pic:spPr>
                      </pic:pic>
                    </a:graphicData>
                  </a:graphic>
                </wp:inline>
              </w:drawing>
            </w:r>
          </w:p>
        </w:tc>
      </w:tr>
    </w:tbl>
    <w:p w:rsidR="003137B5" w:rsidRPr="00E66A31" w:rsidRDefault="00BB0AEB"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13.  </w:t>
      </w:r>
      <w:r>
        <w:rPr>
          <w:rFonts w:ascii="Times New Roman" w:hAnsi="Times New Roman" w:cs="Times New Roman"/>
          <w:bCs/>
          <w:sz w:val="24"/>
          <w:szCs w:val="24"/>
        </w:rPr>
        <w:t xml:space="preserve">ROC and Precision–Recall curves </w:t>
      </w:r>
      <w:r>
        <w:rPr>
          <w:rFonts w:ascii="Times New Roman" w:eastAsia="Times New Roman" w:hAnsi="Times New Roman" w:cs="Times New Roman"/>
          <w:sz w:val="24"/>
          <w:szCs w:val="24"/>
          <w:lang w:eastAsia="en-IN"/>
        </w:rPr>
        <w:t>of the FNN model.</w:t>
      </w:r>
      <w:r>
        <w:t xml:space="preserve"> </w:t>
      </w:r>
    </w:p>
    <w:p w:rsidR="004919DC" w:rsidRDefault="004919DC" w:rsidP="004919DC">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13 presents the ROC and PR curves, which reveal the excellent performance of the FNN model in detecting the classes of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DoS and Malware both obtained </w:t>
      </w:r>
      <w:del w:id="90733" w:author="Grammar Check" w:date="2026-10-02T00:00:00Z">
        <w:r>
          <w:rPr>
            <w:rFonts w:ascii="Times New Roman" w:hAnsi="Times New Roman" w:cs="Times New Roman"/>
            <w:sz w:val="24"/>
            <w:szCs w:val="24"/>
          </w:rPr>
          <w:delText xml:space="preserve">ideal</w:delText>
        </w:r>
      </w:del>
      <w:ins w:id="90734" w:author="Grammar Check" w:date="2026-10-02T00:00:00Z">
        <w:r>
          <w:rPr>
            <w:rFonts w:ascii="Times New Roman" w:hAnsi="Times New Roman" w:cs="Times New Roman"/>
            <w:sz w:val="24"/>
            <w:szCs w:val="24"/>
          </w:rPr>
          <w:t xml:space="preserve">perfect</w:t>
        </w:r>
      </w:ins>
      <w:r>
        <w:rPr>
          <w:rFonts w:ascii="Times New Roman" w:hAnsi="Times New Roman" w:cs="Times New Roman"/>
          <w:sz w:val="24"/>
          <w:szCs w:val="24"/>
        </w:rPr>
        <w:t xml:space="preserve"> scores (AUC/AP = 1.000), whereas the Benign, </w:t>
      </w:r>
      <w:del w:id="90731" w:author="Grammar Check" w:date="2026-10-02T00:00:00Z">
        <w:r>
          <w:rPr>
            <w:rFonts w:ascii="Times New Roman" w:hAnsi="Times New Roman" w:cs="Times New Roman"/>
            <w:sz w:val="24"/>
            <w:szCs w:val="24"/>
          </w:rPr>
          <w:delText xml:space="preserve">Unauthorised</w:delText>
        </w:r>
      </w:del>
      <w:ins w:id="90732" w:author="Grammar Check" w:date="2026-10-02T00:00:00Z">
        <w:r>
          <w:rPr>
            <w:rFonts w:ascii="Times New Roman" w:hAnsi="Times New Roman" w:cs="Times New Roman"/>
            <w:sz w:val="24"/>
            <w:szCs w:val="24"/>
          </w:rPr>
          <w:t xml:space="preserve">Unauthorized</w:t>
        </w:r>
      </w:ins>
      <w:r>
        <w:rPr>
          <w:rFonts w:ascii="Times New Roman" w:hAnsi="Times New Roman" w:cs="Times New Roman"/>
          <w:sz w:val="24"/>
          <w:szCs w:val="24"/>
        </w:rPr>
        <w:t xml:space="preserve">, and Web classes had high separability with AUC scores of 0.962, 0.959, and 0.999, respectively. PR performance is </w:t>
      </w:r>
      <w:del w:id="90752" w:author="Grammar Check" w:date="2026-10-02T00:00:00Z">
        <w:r>
          <w:rPr>
            <w:rFonts w:ascii="Times New Roman" w:hAnsi="Times New Roman" w:cs="Times New Roman"/>
            <w:sz w:val="24"/>
            <w:szCs w:val="24"/>
          </w:rPr>
          <w:delText xml:space="preserve">always</w:delText>
        </w:r>
      </w:del>
      <w:ins w:id="90753" w:author="Grammar Check" w:date="2026-10-02T00:00:00Z">
        <w:r>
          <w:rPr>
            <w:rFonts w:ascii="Times New Roman" w:hAnsi="Times New Roman" w:cs="Times New Roman"/>
            <w:sz w:val="24"/>
            <w:szCs w:val="24"/>
          </w:rPr>
          <w:t xml:space="preserve">consistently</w:t>
        </w:r>
      </w:ins>
      <w:r>
        <w:rPr>
          <w:rFonts w:ascii="Times New Roman" w:hAnsi="Times New Roman" w:cs="Times New Roman"/>
          <w:sz w:val="24"/>
          <w:szCs w:val="24"/>
        </w:rPr>
        <w:t xml:space="preserve"> high, </w:t>
      </w:r>
      <w:del w:id="90750" w:author="Grammar Check" w:date="2026-10-02T00:00:00Z">
        <w:r>
          <w:rPr>
            <w:rFonts w:ascii="Times New Roman" w:hAnsi="Times New Roman" w:cs="Times New Roman"/>
            <w:sz w:val="24"/>
            <w:szCs w:val="24"/>
          </w:rPr>
          <w:delText xml:space="preserve">albeit</w:delText>
        </w:r>
      </w:del>
      <w:ins w:id="90751" w:author="Grammar Check" w:date="2026-10-02T00:00:00Z">
        <w:r>
          <w:rPr>
            <w:rFonts w:ascii="Times New Roman" w:hAnsi="Times New Roman" w:cs="Times New Roman"/>
            <w:sz w:val="24"/>
            <w:szCs w:val="24"/>
          </w:rPr>
          <w:t xml:space="preserve">although it is</w:t>
        </w:r>
      </w:ins>
      <w:r>
        <w:rPr>
          <w:rFonts w:ascii="Times New Roman" w:hAnsi="Times New Roman" w:cs="Times New Roman"/>
          <w:sz w:val="24"/>
          <w:szCs w:val="24"/>
        </w:rPr>
        <w:t xml:space="preserve"> slightly </w:t>
      </w:r>
      <w:del w:id="90748" w:author="Grammar Check" w:date="2026-10-02T00:00:00Z">
        <w:r>
          <w:rPr>
            <w:rFonts w:ascii="Times New Roman" w:hAnsi="Times New Roman" w:cs="Times New Roman"/>
            <w:sz w:val="24"/>
            <w:szCs w:val="24"/>
          </w:rPr>
          <w:delText xml:space="preserve">less</w:delText>
        </w:r>
      </w:del>
      <w:ins w:id="90749" w:author="Grammar Check" w:date="2026-10-02T00:00:00Z">
        <w:r>
          <w:rPr>
            <w:rFonts w:ascii="Times New Roman" w:hAnsi="Times New Roman" w:cs="Times New Roman"/>
            <w:sz w:val="24"/>
            <w:szCs w:val="24"/>
          </w:rPr>
          <w:t xml:space="preserve">lower</w:t>
        </w:r>
      </w:ins>
      <w:r>
        <w:rPr>
          <w:rFonts w:ascii="Times New Roman" w:hAnsi="Times New Roman" w:cs="Times New Roman"/>
          <w:sz w:val="24"/>
          <w:szCs w:val="24"/>
        </w:rPr>
        <w:t xml:space="preserve"> </w:t>
      </w:r>
      <w:del w:id="90746" w:author="Grammar Check" w:date="2026-10-02T00:00:00Z">
        <w:r>
          <w:rPr>
            <w:rFonts w:ascii="Times New Roman" w:hAnsi="Times New Roman" w:cs="Times New Roman"/>
            <w:sz w:val="24"/>
            <w:szCs w:val="24"/>
          </w:rPr>
          <w:delText xml:space="preserve">than</w:delText>
        </w:r>
      </w:del>
      <w:ins w:id="90747"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w:t>
      </w:r>
      <w:del w:id="90744" w:author="Grammar Check" w:date="2026-10-02T00:00:00Z">
        <w:r>
          <w:rPr>
            <w:rFonts w:ascii="Times New Roman" w:hAnsi="Times New Roman" w:cs="Times New Roman"/>
            <w:sz w:val="24"/>
            <w:szCs w:val="24"/>
          </w:rPr>
          <w:delText xml:space="preserve">that of web</w:delText>
        </w:r>
      </w:del>
      <w:ins w:id="90745"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traffic (AP = 0.754)</w:t>
      </w:r>
      <w:del w:id="90743" w:author="Grammar Check" w:date="2026-10-02T00:00:00Z">
        <w:r>
          <w:rPr>
            <w:rFonts w:ascii="Times New Roman" w:hAnsi="Times New Roman" w:cs="Times New Roman"/>
            <w:sz w:val="24"/>
            <w:szCs w:val="24"/>
          </w:rPr>
          <w:delText xml:space="preserve">,</w:delText>
        </w:r>
      </w:del>
      <w:r>
        <w:rPr>
          <w:rFonts w:ascii="Times New Roman" w:hAnsi="Times New Roman" w:cs="Times New Roman"/>
          <w:sz w:val="24"/>
          <w:szCs w:val="24"/>
        </w:rPr>
        <w:t xml:space="preserve"> because </w:t>
      </w:r>
      <w:del w:id="90741" w:author="Grammar Check" w:date="2026-10-02T00:00:00Z">
        <w:r>
          <w:rPr>
            <w:rFonts w:ascii="Times New Roman" w:hAnsi="Times New Roman" w:cs="Times New Roman"/>
            <w:sz w:val="24"/>
            <w:szCs w:val="24"/>
          </w:rPr>
          <w:delText xml:space="preserve">it</w:delText>
        </w:r>
      </w:del>
      <w:ins w:id="90742" w:author="Grammar Check" w:date="2026-10-02T00:00:00Z">
        <w:r>
          <w:rPr>
            <w:rFonts w:ascii="Times New Roman" w:hAnsi="Times New Roman" w:cs="Times New Roman"/>
            <w:sz w:val="24"/>
            <w:szCs w:val="24"/>
          </w:rPr>
          <w:t xml:space="preserve">of</w:t>
        </w:r>
      </w:ins>
      <w:r>
        <w:rPr>
          <w:rFonts w:ascii="Times New Roman" w:hAnsi="Times New Roman" w:cs="Times New Roman"/>
          <w:sz w:val="24"/>
          <w:szCs w:val="24"/>
        </w:rPr>
        <w:t xml:space="preserve"> </w:t>
      </w:r>
      <w:del w:id="90739" w:author="Grammar Check" w:date="2026-10-02T00:00:00Z">
        <w:r>
          <w:rPr>
            <w:rFonts w:ascii="Times New Roman" w:hAnsi="Times New Roman" w:cs="Times New Roman"/>
            <w:sz w:val="24"/>
            <w:szCs w:val="24"/>
          </w:rPr>
          <w:delText xml:space="preserve">has</w:delText>
        </w:r>
      </w:del>
      <w:ins w:id="90740" w:author="Grammar Check" w:date="2026-10-02T00:00:00Z">
        <w:r>
          <w:rPr>
            <w:rFonts w:ascii="Times New Roman" w:hAnsi="Times New Roman" w:cs="Times New Roman"/>
            <w:sz w:val="24"/>
            <w:szCs w:val="24"/>
          </w:rPr>
          <w:t xml:space="preserve">its</w:t>
        </w:r>
      </w:ins>
      <w:r>
        <w:rPr>
          <w:rFonts w:ascii="Times New Roman" w:hAnsi="Times New Roman" w:cs="Times New Roman"/>
          <w:sz w:val="24"/>
          <w:szCs w:val="24"/>
        </w:rPr>
        <w:t xml:space="preserve"> subtle patterns. </w:t>
      </w:r>
      <w:del w:id="90737" w:author="Grammar Check" w:date="2026-10-02T00:00:00Z">
        <w:r>
          <w:rPr>
            <w:rFonts w:ascii="Times New Roman" w:hAnsi="Times New Roman" w:cs="Times New Roman"/>
            <w:sz w:val="24"/>
            <w:szCs w:val="24"/>
          </w:rPr>
          <w:delText xml:space="preserve">In general</w:delText>
        </w:r>
      </w:del>
      <w:ins w:id="90738" w:author="Grammar Check" w:date="2026-10-02T00:00:00Z">
        <w:r>
          <w:rPr>
            <w:rFonts w:ascii="Times New Roman" w:hAnsi="Times New Roman" w:cs="Times New Roman"/>
            <w:sz w:val="24"/>
            <w:szCs w:val="24"/>
          </w:rPr>
          <w:t xml:space="preserve">Overall</w:t>
        </w:r>
      </w:ins>
      <w:r>
        <w:rPr>
          <w:rFonts w:ascii="Times New Roman" w:hAnsi="Times New Roman" w:cs="Times New Roman"/>
          <w:sz w:val="24"/>
          <w:szCs w:val="24"/>
        </w:rPr>
        <w:t xml:space="preserve">, the curves </w:t>
      </w:r>
      <w:del w:id="90735" w:author="Grammar Check" w:date="2026-10-02T00:00:00Z">
        <w:r>
          <w:rPr>
            <w:rFonts w:ascii="Times New Roman" w:hAnsi="Times New Roman" w:cs="Times New Roman"/>
            <w:sz w:val="24"/>
            <w:szCs w:val="24"/>
          </w:rPr>
          <w:delText xml:space="preserve">justify the fact</w:delText>
        </w:r>
      </w:del>
      <w:ins w:id="90736" w:author="Grammar Check" w:date="2026-10-02T00:00:00Z">
        <w:r>
          <w:rPr>
            <w:rFonts w:ascii="Times New Roman" w:hAnsi="Times New Roman" w:cs="Times New Roman"/>
            <w:sz w:val="24"/>
            <w:szCs w:val="24"/>
          </w:rPr>
          <w:t xml:space="preserve">confirm</w:t>
        </w:r>
      </w:ins>
      <w:r>
        <w:rPr>
          <w:rFonts w:ascii="Times New Roman" w:hAnsi="Times New Roman" w:cs="Times New Roman"/>
          <w:sz w:val="24"/>
          <w:szCs w:val="24"/>
        </w:rPr>
        <w:t xml:space="preserve"> that the FNN model is robust and suitable for detecting botnet attacks in various types of IoT traffic.</w:t>
      </w:r>
    </w:p>
    <w:p w:rsidR="006D136C" w:rsidRPr="00E66A31" w:rsidRDefault="006D136C" w:rsidP="00E2231D">
      <w:pPr>
        <w:spacing w:before="240" w:after="0"/>
        <w:jc w:val="center"/>
        <w:rPr>
          <w:rFonts w:ascii="Times New Roman" w:hAnsi="Times New Roman" w:cs="Times New Roman"/>
          <w:b/>
          <w:sz w:val="24"/>
          <w:szCs w:val="24"/>
        </w:rPr>
      </w:pPr>
      <w:r>
        <w:rPr>
          <w:noProof/>
          <w:sz w:val="24"/>
          <w:szCs w:val="24"/>
        </w:rPr>
        <w:drawing>
          <wp:inline distT="0" distB="0" distL="0" distR="0" wp14:anchorId="4202614B" wp14:editId="60560ED9">
            <wp:extent cx="3276600" cy="2808514"/>
            <wp:effectExtent l="0" t="0" r="0" b="0"/>
            <wp:docPr id="6" name="Picture 6" descr="C:\Users\mahesh.singh\AppData\Local\Microsoft\Windows\INetCache\Content.MSO\F91A4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hesh.singh\AppData\Local\Microsoft\Windows\INetCache\Content.MSO\F91A4F2.t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26081" cy="2850926"/>
                    </a:xfrm>
                    <a:prstGeom prst="rect">
                      <a:avLst/>
                    </a:prstGeom>
                    <a:noFill/>
                    <a:ln>
                      <a:noFill/>
                    </a:ln>
                  </pic:spPr>
                </pic:pic>
              </a:graphicData>
            </a:graphic>
          </wp:inline>
        </w:drawing>
      </w:r>
    </w:p>
    <w:p w:rsidR="003137B5" w:rsidRPr="00E66A31" w:rsidRDefault="00BB0AEB"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14. </w:t>
      </w:r>
      <w:r>
        <w:rPr>
          <w:rFonts w:ascii="Times New Roman" w:hAnsi="Times New Roman" w:cs="Times New Roman"/>
          <w:sz w:val="24"/>
          <w:szCs w:val="24"/>
        </w:rPr>
        <w:t xml:space="preserve"> Confusion matrix </w:t>
      </w:r>
      <w:r>
        <w:rPr>
          <w:rFonts w:ascii="Times New Roman" w:eastAsia="Times New Roman" w:hAnsi="Times New Roman" w:cs="Times New Roman"/>
          <w:sz w:val="24"/>
          <w:szCs w:val="24"/>
          <w:lang w:eastAsia="en-IN"/>
        </w:rPr>
        <w:t>of the FNN model.</w:t>
      </w:r>
      <w:r>
        <w:t xml:space="preserve"> </w:t>
      </w:r>
    </w:p>
    <w:bookmarkEnd w:id="1"/>
    <w:p w:rsidR="004919DC" w:rsidRDefault="004919DC" w:rsidP="004919DC">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FNN model </w:t>
      </w:r>
      <w:del w:id="90759" w:author="Grammar Check" w:date="2026-10-02T00:00:00Z">
        <w:r>
          <w:rPr>
            <w:rFonts w:ascii="Times New Roman" w:hAnsi="Times New Roman" w:cs="Times New Roman"/>
            <w:sz w:val="24"/>
            <w:szCs w:val="24"/>
          </w:rPr>
          <w:delText xml:space="preserve">displaying</w:delText>
        </w:r>
      </w:del>
      <w:ins w:id="90760" w:author="Grammar Check" w:date="2026-10-02T00:00:00Z">
        <w:r>
          <w:rPr>
            <w:rFonts w:ascii="Times New Roman" w:hAnsi="Times New Roman" w:cs="Times New Roman"/>
            <w:sz w:val="24"/>
            <w:szCs w:val="24"/>
          </w:rPr>
          <w:t xml:space="preserve">displays</w:t>
        </w:r>
      </w:ins>
      <w:r>
        <w:rPr>
          <w:rFonts w:ascii="Times New Roman" w:hAnsi="Times New Roman" w:cs="Times New Roman"/>
          <w:sz w:val="24"/>
          <w:szCs w:val="24"/>
        </w:rPr>
        <w:t xml:space="preserve"> class-wise prediction results for benign and attack traffic</w:t>
      </w:r>
      <w:ins w:id="90758"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0756" w:author="Grammar Check" w:date="2026-10-02T00:00:00Z">
        <w:r>
          <w:rPr>
            <w:rFonts w:ascii="Times New Roman" w:hAnsi="Times New Roman" w:cs="Times New Roman"/>
            <w:sz w:val="24"/>
            <w:szCs w:val="24"/>
          </w:rPr>
          <w:delText xml:space="preserve">as</w:delText>
        </w:r>
      </w:del>
      <w:ins w:id="90757" w:author="Grammar Check" w:date="2026-10-02T00:00:00Z">
        <w:r>
          <w:rPr>
            <w:rFonts w:ascii="Times New Roman" w:hAnsi="Times New Roman" w:cs="Times New Roman"/>
            <w:sz w:val="24"/>
            <w:szCs w:val="24"/>
          </w:rPr>
          <w:t xml:space="preserve">As</w:t>
        </w:r>
      </w:ins>
      <w:r>
        <w:rPr>
          <w:rFonts w:ascii="Times New Roman" w:hAnsi="Times New Roman" w:cs="Times New Roman"/>
          <w:sz w:val="24"/>
          <w:szCs w:val="24"/>
        </w:rPr>
        <w:t xml:space="preserve"> indicated</w:t>
      </w:r>
      <w:del w:id="90755" w:author="Grammar Check" w:date="2026-10-02T00:00:00Z">
        <w:r>
          <w:rPr>
            <w:rFonts w:ascii="Times New Roman" w:hAnsi="Times New Roman" w:cs="Times New Roman"/>
            <w:sz w:val="24"/>
            <w:szCs w:val="24"/>
          </w:rPr>
          <w:delText xml:space="preserve"> in the confusion matrix</w:delText>
        </w:r>
      </w:del>
      <w:r>
        <w:rPr>
          <w:rFonts w:ascii="Times New Roman" w:hAnsi="Times New Roman" w:cs="Times New Roman"/>
          <w:sz w:val="24"/>
          <w:szCs w:val="24"/>
        </w:rPr>
        <w:t xml:space="preserve"> in Figure 14, the FNN model obtains </w:t>
      </w:r>
      <w:del w:id="90754" w:author="Grammar Check" w:date="2026-10-02T00:00:00Z">
        <w:r>
          <w:rPr>
            <w:rFonts w:ascii="Times New Roman" w:hAnsi="Times New Roman" w:cs="Times New Roman"/>
            <w:sz w:val="24"/>
            <w:szCs w:val="24"/>
          </w:rPr>
          <w:delText xml:space="preserve">a </w:delText>
        </w:r>
      </w:del>
      <w:r>
        <w:rPr>
          <w:rFonts w:ascii="Times New Roman" w:hAnsi="Times New Roman" w:cs="Times New Roman"/>
          <w:sz w:val="24"/>
          <w:szCs w:val="24"/>
        </w:rPr>
        <w:t xml:space="preserve">highly accurate classification for all categories of traffic. DoS and malware were nearly perfectly classified, with 9,998 and 9,901 </w:t>
      </w:r>
      <w:del w:id="90771" w:author="Grammar Check" w:date="2026-10-02T00:00:00Z">
        <w:r>
          <w:rPr>
            <w:rFonts w:ascii="Times New Roman" w:hAnsi="Times New Roman" w:cs="Times New Roman"/>
            <w:sz w:val="24"/>
            <w:szCs w:val="24"/>
          </w:rPr>
          <w:delText xml:space="preserve">hits</w:delText>
        </w:r>
      </w:del>
      <w:ins w:id="90772" w:author="Grammar Check" w:date="2026-10-02T00:00:00Z">
        <w:r>
          <w:rPr>
            <w:rFonts w:ascii="Times New Roman" w:hAnsi="Times New Roman" w:cs="Times New Roman"/>
            <w:sz w:val="24"/>
            <w:szCs w:val="24"/>
          </w:rPr>
          <w:t xml:space="preserve">correct predictions</w:t>
        </w:r>
      </w:ins>
      <w:r>
        <w:rPr>
          <w:rFonts w:ascii="Times New Roman" w:hAnsi="Times New Roman" w:cs="Times New Roman"/>
          <w:sz w:val="24"/>
          <w:szCs w:val="24"/>
        </w:rPr>
        <w:t xml:space="preserve">, respectively, and </w:t>
      </w:r>
      <w:del w:id="90769" w:author="Grammar Check" w:date="2026-10-02T00:00:00Z">
        <w:r>
          <w:rPr>
            <w:rFonts w:ascii="Times New Roman" w:hAnsi="Times New Roman" w:cs="Times New Roman"/>
            <w:sz w:val="24"/>
            <w:szCs w:val="24"/>
          </w:rPr>
          <w:delText xml:space="preserve">insignificant</w:delText>
        </w:r>
      </w:del>
      <w:ins w:id="90770" w:author="Grammar Check" w:date="2026-10-02T00:00:00Z">
        <w:r>
          <w:rPr>
            <w:rFonts w:ascii="Times New Roman" w:hAnsi="Times New Roman" w:cs="Times New Roman"/>
            <w:sz w:val="24"/>
            <w:szCs w:val="24"/>
          </w:rPr>
          <w:t xml:space="preserve">negligible</w:t>
        </w:r>
      </w:ins>
      <w:r>
        <w:rPr>
          <w:rFonts w:ascii="Times New Roman" w:hAnsi="Times New Roman" w:cs="Times New Roman"/>
          <w:sz w:val="24"/>
          <w:szCs w:val="24"/>
        </w:rPr>
        <w:t xml:space="preserve"> false alarms. </w:t>
      </w:r>
      <w:del w:id="90767" w:author="Grammar Check" w:date="2026-10-02T00:00:00Z">
        <w:r>
          <w:rPr>
            <w:rFonts w:ascii="Times New Roman" w:hAnsi="Times New Roman" w:cs="Times New Roman"/>
            <w:sz w:val="24"/>
            <w:szCs w:val="24"/>
          </w:rPr>
          <w:delText xml:space="preserve">The correct classification of benign</w:delText>
        </w:r>
      </w:del>
      <w:ins w:id="90768" w:author="Grammar Check" w:date="2026-10-02T00:00:00Z">
        <w:r>
          <w:rPr>
            <w:rFonts w:ascii="Times New Roman" w:hAnsi="Times New Roman" w:cs="Times New Roman"/>
            <w:sz w:val="24"/>
            <w:szCs w:val="24"/>
          </w:rPr>
          <w:t xml:space="preserve">Benign</w:t>
        </w:r>
      </w:ins>
      <w:r>
        <w:rPr>
          <w:rFonts w:ascii="Times New Roman" w:hAnsi="Times New Roman" w:cs="Times New Roman"/>
          <w:sz w:val="24"/>
          <w:szCs w:val="24"/>
        </w:rPr>
        <w:t xml:space="preserve"> traffic </w:t>
      </w:r>
      <w:del w:id="90765" w:author="Grammar Check" w:date="2026-10-02T00:00:00Z">
        <w:r>
          <w:rPr>
            <w:rFonts w:ascii="Times New Roman" w:hAnsi="Times New Roman" w:cs="Times New Roman"/>
            <w:sz w:val="24"/>
            <w:szCs w:val="24"/>
          </w:rPr>
          <w:delText xml:space="preserve">occurred</w:delText>
        </w:r>
      </w:del>
      <w:ins w:id="90766" w:author="Grammar Check" w:date="2026-10-02T00:00:00Z">
        <w:r>
          <w:rPr>
            <w:rFonts w:ascii="Times New Roman" w:hAnsi="Times New Roman" w:cs="Times New Roman"/>
            <w:sz w:val="24"/>
            <w:szCs w:val="24"/>
          </w:rPr>
          <w:t xml:space="preserve">was correctly classified</w:t>
        </w:r>
      </w:ins>
      <w:r>
        <w:rPr>
          <w:rFonts w:ascii="Times New Roman" w:hAnsi="Times New Roman" w:cs="Times New Roman"/>
          <w:sz w:val="24"/>
          <w:szCs w:val="24"/>
        </w:rPr>
        <w:t xml:space="preserve"> 6,407 times, but there was slight confusion with the </w:t>
      </w:r>
      <w:del w:id="90763" w:author="Grammar Check" w:date="2026-10-02T00:00:00Z">
        <w:r>
          <w:rPr>
            <w:rFonts w:ascii="Times New Roman" w:hAnsi="Times New Roman" w:cs="Times New Roman"/>
            <w:sz w:val="24"/>
            <w:szCs w:val="24"/>
          </w:rPr>
          <w:delText xml:space="preserve">unauthorised</w:delText>
        </w:r>
      </w:del>
      <w:ins w:id="90764" w:author="Grammar Check" w:date="2026-10-02T00:00:00Z">
        <w:r>
          <w:rPr>
            <w:rFonts w:ascii="Times New Roman" w:hAnsi="Times New Roman" w:cs="Times New Roman"/>
            <w:sz w:val="24"/>
            <w:szCs w:val="24"/>
          </w:rPr>
          <w:t xml:space="preserve">Unauthorized</w:t>
        </w:r>
      </w:ins>
      <w:r>
        <w:rPr>
          <w:rFonts w:ascii="Times New Roman" w:hAnsi="Times New Roman" w:cs="Times New Roman"/>
          <w:sz w:val="24"/>
          <w:szCs w:val="24"/>
        </w:rPr>
        <w:t xml:space="preserve"> </w:t>
      </w:r>
      <w:del w:id="90761" w:author="Grammar Check" w:date="2026-10-02T00:00:00Z">
        <w:r>
          <w:rPr>
            <w:rFonts w:ascii="Times New Roman" w:hAnsi="Times New Roman" w:cs="Times New Roman"/>
            <w:sz w:val="24"/>
            <w:szCs w:val="24"/>
          </w:rPr>
          <w:delText xml:space="preserve">classification</w:delText>
        </w:r>
      </w:del>
      <w:ins w:id="90762" w:author="Grammar Check" w:date="2026-10-02T00:00:00Z">
        <w:r>
          <w:rPr>
            <w:rFonts w:ascii="Times New Roman" w:hAnsi="Times New Roman" w:cs="Times New Roman"/>
            <w:sz w:val="24"/>
            <w:szCs w:val="24"/>
          </w:rPr>
          <w:t xml:space="preserve">class</w:t>
        </w:r>
      </w:ins>
      <w:r>
        <w:rPr>
          <w:rFonts w:ascii="Times New Roman" w:hAnsi="Times New Roman" w:cs="Times New Roman"/>
          <w:sz w:val="24"/>
          <w:szCs w:val="24"/>
        </w:rPr>
        <w:t xml:space="preserve">, indicating that some behavioural patterns were similar. </w:t>
      </w:r>
      <w:del w:id="90775" w:author="Grammar Check" w:date="2026-10-02T00:00:00Z">
        <w:r>
          <w:rPr>
            <w:rFonts w:ascii="Times New Roman" w:hAnsi="Times New Roman" w:cs="Times New Roman"/>
            <w:sz w:val="24"/>
            <w:szCs w:val="24"/>
          </w:rPr>
          <w:delText xml:space="preserve">Unauthorised</w:delText>
        </w:r>
      </w:del>
      <w:ins w:id="90776" w:author="Grammar Check" w:date="2026-10-02T00:00:00Z">
        <w:r>
          <w:rPr>
            <w:rFonts w:ascii="Times New Roman" w:hAnsi="Times New Roman" w:cs="Times New Roman"/>
            <w:sz w:val="24"/>
            <w:szCs w:val="24"/>
          </w:rPr>
          <w:t xml:space="preserve">Unauthorized</w:t>
        </w:r>
      </w:ins>
      <w:r>
        <w:rPr>
          <w:rFonts w:ascii="Times New Roman" w:hAnsi="Times New Roman" w:cs="Times New Roman"/>
          <w:sz w:val="24"/>
          <w:szCs w:val="24"/>
        </w:rPr>
        <w:t xml:space="preserve"> traffic was also </w:t>
      </w:r>
      <w:del w:id="90773" w:author="Grammar Check" w:date="2026-10-02T00:00:00Z">
        <w:r>
          <w:rPr>
            <w:rFonts w:ascii="Times New Roman" w:hAnsi="Times New Roman" w:cs="Times New Roman"/>
            <w:sz w:val="24"/>
            <w:szCs w:val="24"/>
          </w:rPr>
          <w:delText xml:space="preserve">categorised</w:delText>
        </w:r>
      </w:del>
      <w:ins w:id="90774" w:author="Grammar Check" w:date="2026-10-02T00:00:00Z">
        <w:r>
          <w:rPr>
            <w:rFonts w:ascii="Times New Roman" w:hAnsi="Times New Roman" w:cs="Times New Roman"/>
            <w:sz w:val="24"/>
            <w:szCs w:val="24"/>
          </w:rPr>
          <w:t xml:space="preserve">categorized</w:t>
        </w:r>
      </w:ins>
      <w:r>
        <w:rPr>
          <w:rFonts w:ascii="Times New Roman" w:hAnsi="Times New Roman" w:cs="Times New Roman"/>
          <w:sz w:val="24"/>
          <w:szCs w:val="24"/>
        </w:rPr>
        <w:t xml:space="preserve"> well, with 9,216 accurate predictions, but 623 samples were falsely identified as benign. Web traffic, as a smaller and more complicated category, </w:t>
      </w:r>
      <w:del w:id="90793" w:author="Grammar Check" w:date="2026-10-02T00:00:00Z">
        <w:r>
          <w:rPr>
            <w:rFonts w:ascii="Times New Roman" w:hAnsi="Times New Roman" w:cs="Times New Roman"/>
            <w:sz w:val="24"/>
            <w:szCs w:val="24"/>
          </w:rPr>
          <w:delText xml:space="preserve">has a</w:delText>
        </w:r>
      </w:del>
      <w:ins w:id="90794" w:author="Grammar Check" w:date="2026-10-02T00:00:00Z">
        <w:r>
          <w:rPr>
            <w:rFonts w:ascii="Times New Roman" w:hAnsi="Times New Roman" w:cs="Times New Roman"/>
            <w:sz w:val="24"/>
            <w:szCs w:val="24"/>
          </w:rPr>
          <w:t xml:space="preserve">achieved</w:t>
        </w:r>
      </w:ins>
      <w:r>
        <w:rPr>
          <w:rFonts w:ascii="Times New Roman" w:hAnsi="Times New Roman" w:cs="Times New Roman"/>
          <w:sz w:val="24"/>
          <w:szCs w:val="24"/>
        </w:rPr>
        <w:t xml:space="preserve"> moderate </w:t>
      </w:r>
      <w:del w:id="90792" w:author="Grammar Check" w:date="2026-10-02T00:00:00Z">
        <w:r>
          <w:rPr>
            <w:rFonts w:ascii="Times New Roman" w:hAnsi="Times New Roman" w:cs="Times New Roman"/>
            <w:sz w:val="24"/>
            <w:szCs w:val="24"/>
          </w:rPr>
          <w:delText xml:space="preserve">level of </w:delText>
        </w:r>
      </w:del>
      <w:r>
        <w:rPr>
          <w:rFonts w:ascii="Times New Roman" w:hAnsi="Times New Roman" w:cs="Times New Roman"/>
          <w:sz w:val="24"/>
          <w:szCs w:val="24"/>
        </w:rPr>
        <w:t xml:space="preserve">accuracy</w:t>
      </w:r>
      <w:ins w:id="90791"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with 61 correct </w:t>
      </w:r>
      <w:del w:id="90789" w:author="Grammar Check" w:date="2026-10-02T00:00:00Z">
        <w:r>
          <w:rPr>
            <w:rFonts w:ascii="Times New Roman" w:hAnsi="Times New Roman" w:cs="Times New Roman"/>
            <w:sz w:val="24"/>
            <w:szCs w:val="24"/>
          </w:rPr>
          <w:delText xml:space="preserve">guesses</w:delText>
        </w:r>
      </w:del>
      <w:ins w:id="90790" w:author="Grammar Check" w:date="2026-10-02T00:00:00Z">
        <w:r>
          <w:rPr>
            <w:rFonts w:ascii="Times New Roman" w:hAnsi="Times New Roman" w:cs="Times New Roman"/>
            <w:sz w:val="24"/>
            <w:szCs w:val="24"/>
          </w:rPr>
          <w:t xml:space="preserve">predictions</w:t>
        </w:r>
      </w:ins>
      <w:r>
        <w:rPr>
          <w:rFonts w:ascii="Times New Roman" w:hAnsi="Times New Roman" w:cs="Times New Roman"/>
          <w:sz w:val="24"/>
          <w:szCs w:val="24"/>
        </w:rPr>
        <w:t xml:space="preserve">. Overall, the matrix shows </w:t>
      </w:r>
      <w:del w:id="90787" w:author="Grammar Check" w:date="2026-10-02T00:00:00Z">
        <w:r>
          <w:rPr>
            <w:rFonts w:ascii="Times New Roman" w:hAnsi="Times New Roman" w:cs="Times New Roman"/>
            <w:sz w:val="24"/>
            <w:szCs w:val="24"/>
          </w:rPr>
          <w:delText xml:space="preserve">favourable</w:delText>
        </w:r>
      </w:del>
      <w:ins w:id="90788" w:author="Grammar Check" w:date="2026-10-02T00:00:00Z">
        <w:r>
          <w:rPr>
            <w:rFonts w:ascii="Times New Roman" w:hAnsi="Times New Roman" w:cs="Times New Roman"/>
            <w:sz w:val="24"/>
            <w:szCs w:val="24"/>
          </w:rPr>
          <w:t xml:space="preserve">favorable</w:t>
        </w:r>
      </w:ins>
      <w:r>
        <w:rPr>
          <w:rFonts w:ascii="Times New Roman" w:hAnsi="Times New Roman" w:cs="Times New Roman"/>
          <w:sz w:val="24"/>
          <w:szCs w:val="24"/>
        </w:rPr>
        <w:t xml:space="preserve"> detection results, especially </w:t>
      </w:r>
      <w:del w:id="90785" w:author="Grammar Check" w:date="2026-10-02T00:00:00Z">
        <w:r>
          <w:rPr>
            <w:rFonts w:ascii="Times New Roman" w:hAnsi="Times New Roman" w:cs="Times New Roman"/>
            <w:sz w:val="24"/>
            <w:szCs w:val="24"/>
          </w:rPr>
          <w:delText xml:space="preserve">with</w:delText>
        </w:r>
      </w:del>
      <w:ins w:id="90786" w:author="Grammar Check" w:date="2026-10-02T00:00:00Z">
        <w:r>
          <w:rPr>
            <w:rFonts w:ascii="Times New Roman" w:hAnsi="Times New Roman" w:cs="Times New Roman"/>
            <w:sz w:val="24"/>
            <w:szCs w:val="24"/>
          </w:rPr>
          <w:t xml:space="preserve">for the</w:t>
        </w:r>
      </w:ins>
      <w:r>
        <w:rPr>
          <w:rFonts w:ascii="Times New Roman" w:hAnsi="Times New Roman" w:cs="Times New Roman"/>
          <w:sz w:val="24"/>
          <w:szCs w:val="24"/>
        </w:rPr>
        <w:t xml:space="preserve"> large </w:t>
      </w:r>
      <w:del w:id="90783" w:author="Grammar Check" w:date="2026-10-02T00:00:00Z">
        <w:r>
          <w:rPr>
            <w:rFonts w:ascii="Times New Roman" w:hAnsi="Times New Roman" w:cs="Times New Roman"/>
            <w:sz w:val="24"/>
            <w:szCs w:val="24"/>
          </w:rPr>
          <w:delText xml:space="preserve">types</w:delText>
        </w:r>
      </w:del>
      <w:ins w:id="90784" w:author="Grammar Check" w:date="2026-10-02T00:00:00Z">
        <w:r>
          <w:rPr>
            <w:rFonts w:ascii="Times New Roman" w:hAnsi="Times New Roman" w:cs="Times New Roman"/>
            <w:sz w:val="24"/>
            <w:szCs w:val="24"/>
          </w:rPr>
          <w:t xml:space="preserve">attack</w:t>
        </w:r>
      </w:ins>
      <w:r>
        <w:rPr>
          <w:rFonts w:ascii="Times New Roman" w:hAnsi="Times New Roman" w:cs="Times New Roman"/>
          <w:sz w:val="24"/>
          <w:szCs w:val="24"/>
        </w:rPr>
        <w:t xml:space="preserve"> </w:t>
      </w:r>
      <w:del w:id="90781" w:author="Grammar Check" w:date="2026-10-02T00:00:00Z">
        <w:r>
          <w:rPr>
            <w:rFonts w:ascii="Times New Roman" w:hAnsi="Times New Roman" w:cs="Times New Roman"/>
            <w:sz w:val="24"/>
            <w:szCs w:val="24"/>
          </w:rPr>
          <w:delText xml:space="preserve">of attacks</w:delText>
        </w:r>
      </w:del>
      <w:ins w:id="90782" w:author="Grammar Check" w:date="2026-10-02T00:00:00Z">
        <w:r>
          <w:rPr>
            <w:rFonts w:ascii="Times New Roman" w:hAnsi="Times New Roman" w:cs="Times New Roman"/>
            <w:sz w:val="24"/>
            <w:szCs w:val="24"/>
          </w:rPr>
          <w:t xml:space="preserve">classes</w:t>
        </w:r>
      </w:ins>
      <w:r>
        <w:rPr>
          <w:rFonts w:ascii="Times New Roman" w:hAnsi="Times New Roman" w:cs="Times New Roman"/>
          <w:sz w:val="24"/>
          <w:szCs w:val="24"/>
        </w:rPr>
        <w:t xml:space="preserve">, </w:t>
      </w:r>
      <w:del w:id="90779" w:author="Grammar Check" w:date="2026-10-02T00:00:00Z">
        <w:r>
          <w:rPr>
            <w:rFonts w:ascii="Times New Roman" w:hAnsi="Times New Roman" w:cs="Times New Roman"/>
            <w:sz w:val="24"/>
            <w:szCs w:val="24"/>
          </w:rPr>
          <w:delText xml:space="preserve">where</w:delText>
        </w:r>
      </w:del>
      <w:ins w:id="90780" w:author="Grammar Check" w:date="2026-10-02T00:00:00Z">
        <w:r>
          <w:rPr>
            <w:rFonts w:ascii="Times New Roman" w:hAnsi="Times New Roman" w:cs="Times New Roman"/>
            <w:sz w:val="24"/>
            <w:szCs w:val="24"/>
          </w:rPr>
          <w:t xml:space="preserve">although</w:t>
        </w:r>
      </w:ins>
      <w:r>
        <w:rPr>
          <w:rFonts w:ascii="Times New Roman" w:hAnsi="Times New Roman" w:cs="Times New Roman"/>
          <w:sz w:val="24"/>
          <w:szCs w:val="24"/>
        </w:rPr>
        <w:t xml:space="preserve"> benign and </w:t>
      </w:r>
      <w:del w:id="90777" w:author="Grammar Check" w:date="2026-10-02T00:00:00Z">
        <w:r>
          <w:rPr>
            <w:rFonts w:ascii="Times New Roman" w:hAnsi="Times New Roman" w:cs="Times New Roman"/>
            <w:sz w:val="24"/>
            <w:szCs w:val="24"/>
          </w:rPr>
          <w:delText xml:space="preserve">unauthorised</w:delText>
        </w:r>
      </w:del>
      <w:ins w:id="90778" w:author="Grammar Check" w:date="2026-10-02T00:00:00Z">
        <w:r>
          <w:rPr>
            <w:rFonts w:ascii="Times New Roman" w:hAnsi="Times New Roman" w:cs="Times New Roman"/>
            <w:sz w:val="24"/>
            <w:szCs w:val="24"/>
          </w:rPr>
          <w:t xml:space="preserve">unauthorized</w:t>
        </w:r>
      </w:ins>
      <w:r>
        <w:rPr>
          <w:rFonts w:ascii="Times New Roman" w:hAnsi="Times New Roman" w:cs="Times New Roman"/>
          <w:sz w:val="24"/>
          <w:szCs w:val="24"/>
        </w:rPr>
        <w:t xml:space="preserve"> traffic partially overlap.</w:t>
      </w:r>
    </w:p>
    <w:p w:rsidR="00EB6C91" w:rsidRPr="00DB76E3" w:rsidRDefault="00EB6C91" w:rsidP="00EB6C91">
      <w:pPr>
        <w:spacing w:before="240" w:after="0"/>
        <w:rPr>
          <w:rFonts w:ascii="Times New Roman" w:hAnsi="Times New Roman" w:cs="Times New Roman"/>
          <w:b/>
          <w:sz w:val="24"/>
          <w:szCs w:val="24"/>
        </w:rPr>
      </w:pPr>
      <w:r>
        <w:rPr>
          <w:rFonts w:ascii="Times New Roman" w:hAnsi="Times New Roman" w:cs="Times New Roman"/>
          <w:b/>
          <w:sz w:val="24"/>
          <w:szCs w:val="24"/>
        </w:rPr>
        <w:t xml:space="preserve">4.3 Analysis of CNN-1D Model </w:t>
      </w:r>
    </w:p>
    <w:p w:rsidR="001E42E0" w:rsidRPr="00E66A31" w:rsidRDefault="001E42E0" w:rsidP="00EE143A">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this section</w:t>
      </w:r>
      <w:ins w:id="90800"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the CNN-1D model is evaluated </w:t>
      </w:r>
      <w:del w:id="90798" w:author="Grammar Check" w:date="2026-10-02T00:00:00Z">
        <w:r>
          <w:rPr>
            <w:rFonts w:ascii="Times New Roman" w:hAnsi="Times New Roman" w:cs="Times New Roman"/>
            <w:sz w:val="24"/>
            <w:szCs w:val="24"/>
          </w:rPr>
          <w:delText xml:space="preserve">using</w:delText>
        </w:r>
      </w:del>
      <w:ins w:id="90799" w:author="Grammar Check" w:date="2026-10-02T00:00:00Z">
        <w:r>
          <w:rPr>
            <w:rFonts w:ascii="Times New Roman" w:hAnsi="Times New Roman" w:cs="Times New Roman"/>
            <w:sz w:val="24"/>
            <w:szCs w:val="24"/>
          </w:rPr>
          <w:t xml:space="preserve">on</w:t>
        </w:r>
      </w:ins>
      <w:r>
        <w:rPr>
          <w:rFonts w:ascii="Times New Roman" w:hAnsi="Times New Roman" w:cs="Times New Roman"/>
          <w:sz w:val="24"/>
          <w:szCs w:val="24"/>
        </w:rPr>
        <w:t xml:space="preserve"> </w:t>
      </w:r>
      <w:del w:id="90796" w:author="Grammar Check" w:date="2026-10-02T00:00:00Z">
        <w:r>
          <w:rPr>
            <w:rFonts w:ascii="Times New Roman" w:hAnsi="Times New Roman" w:cs="Times New Roman"/>
            <w:sz w:val="24"/>
            <w:szCs w:val="24"/>
          </w:rPr>
          <w:delText xml:space="preserve">our</w:delText>
        </w:r>
      </w:del>
      <w:ins w:id="90797" w:author="Grammar Check" w:date="2026-10-02T00:00:00Z">
        <w:r>
          <w:rPr>
            <w:rFonts w:ascii="Times New Roman" w:hAnsi="Times New Roman" w:cs="Times New Roman"/>
            <w:sz w:val="24"/>
            <w:szCs w:val="24"/>
          </w:rPr>
          <w:t xml:space="preserve">the</w:t>
        </w:r>
      </w:ins>
      <w:r>
        <w:rPr>
          <w:rFonts w:ascii="Times New Roman" w:hAnsi="Times New Roman" w:cs="Times New Roman"/>
          <w:sz w:val="24"/>
          <w:szCs w:val="24"/>
        </w:rPr>
        <w:t xml:space="preserve"> dataset to capture </w:t>
      </w:r>
      <w:del w:id="90795"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spatial feature patterns for botnet attack detection in IoT environments. </w:t>
      </w:r>
    </w:p>
    <w:p w:rsidR="00885690" w:rsidRPr="00E66A31" w:rsidRDefault="00885690" w:rsidP="001E42E0">
      <w:pPr>
        <w:spacing w:line="240" w:lineRule="auto"/>
        <w:jc w:val="center"/>
        <w:rPr>
          <w:rFonts w:ascii="Times New Roman" w:hAnsi="Times New Roman" w:cs="Times New Roman"/>
          <w:sz w:val="24"/>
          <w:szCs w:val="24"/>
        </w:rPr>
      </w:pPr>
      <w:r>
        <w:rPr>
          <w:rFonts w:ascii="Times New Roman" w:hAnsi="Times New Roman" w:cs="Times New Roman"/>
          <w:b/>
          <w:color w:val="C00000"/>
          <w:sz w:val="24"/>
          <w:szCs w:val="24"/>
        </w:rPr>
        <w:t>Table 4</w:t>
      </w:r>
      <w:del w:id="91379" w:author="Grammar Check" w:date="2026-10-02T00:00:00Z">
        <w:r>
          <w:rPr>
            <w:rFonts w:ascii="Times New Roman" w:hAnsi="Times New Roman" w:cs="Times New Roman"/>
            <w:b/>
            <w:sz w:val="24"/>
            <w:szCs w:val="24"/>
          </w:rPr>
          <w:delText xml:space="preserve">:</w:delText>
        </w:r>
      </w:del>
      <w:ins w:id="91380" w:author="Grammar Check" w:date="2026-10-02T00:00:00Z">
        <w:r>
          <w:rPr>
            <w:rFonts w:ascii="Times New Roman" w:hAnsi="Times New Roman" w:cs="Times New Roman"/>
            <w:b/>
            <w:sz w:val="24"/>
            <w:szCs w:val="24"/>
          </w:rPr>
          <w:t xml:space="preserve">.</w:t>
        </w:r>
      </w:ins>
      <w:r>
        <w:rPr>
          <w:rFonts w:ascii="Times New Roman" w:hAnsi="Times New Roman" w:cs="Times New Roman"/>
          <w:b/>
          <w:sz w:val="24"/>
          <w:szCs w:val="24"/>
        </w:rPr>
        <w:t xml:space="preserve"> </w:t>
      </w:r>
      <w:r>
        <w:rPr>
          <w:rFonts w:ascii="Times New Roman" w:hAnsi="Times New Roman" w:cs="Times New Roman"/>
          <w:sz w:val="24"/>
          <w:szCs w:val="24"/>
        </w:rPr>
        <w:t xml:space="preserve">Epoch Evaluation Metrics </w:t>
      </w:r>
      <w:del w:id="91377" w:author="Grammar Check" w:date="2026-10-02T00:00:00Z">
        <w:r>
          <w:rPr>
            <w:rFonts w:ascii="Times New Roman" w:hAnsi="Times New Roman" w:cs="Times New Roman"/>
            <w:sz w:val="24"/>
            <w:szCs w:val="24"/>
          </w:rPr>
          <w:delText xml:space="preserve">For</w:delText>
        </w:r>
      </w:del>
      <w:ins w:id="91378"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CNN‑1D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172"/>
        <w:gridCol w:w="1146"/>
        <w:gridCol w:w="904"/>
        <w:gridCol w:w="904"/>
        <w:gridCol w:w="952"/>
        <w:gridCol w:w="952"/>
        <w:gridCol w:w="904"/>
        <w:gridCol w:w="774"/>
      </w:tblGrid>
      <w:tr w:rsidR="0000347F" w:rsidRPr="00E66A31" w:rsidTr="0000347F">
        <w:trPr>
          <w:trHeight w:val="793"/>
          <w:jc w:val="center"/>
        </w:trPr>
        <w:tc>
          <w:tcPr>
            <w:tcW w:w="856" w:type="dxa"/>
            <w:shd w:val="clear" w:color="auto" w:fill="D9D9D9" w:themeFill="background1" w:themeFillShade="D9"/>
            <w:vAlign w:val="center"/>
          </w:tcPr>
          <w:p w:rsidR="00885690" w:rsidRPr="00E66A31" w:rsidRDefault="00885690" w:rsidP="00386438">
            <w:pPr>
              <w:spacing w:after="0"/>
              <w:jc w:val="center"/>
              <w:rPr>
                <w:rFonts w:ascii="Times New Roman" w:hAnsi="Times New Roman" w:cs="Times New Roman"/>
                <w:sz w:val="24"/>
                <w:szCs w:val="24"/>
              </w:rPr>
            </w:pPr>
            <w:r>
              <w:rPr>
                <w:rFonts w:ascii="Times New Roman" w:hAnsi="Times New Roman" w:cs="Times New Roman"/>
                <w:sz w:val="24"/>
                <w:szCs w:val="24"/>
              </w:rPr>
              <w:t>Epoch</w:t>
            </w:r>
          </w:p>
        </w:tc>
        <w:tc>
          <w:tcPr>
            <w:tcW w:w="1172"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Accuracy</w:t>
            </w:r>
          </w:p>
        </w:tc>
        <w:tc>
          <w:tcPr>
            <w:tcW w:w="1146"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Precision</w:t>
            </w:r>
          </w:p>
        </w:tc>
        <w:tc>
          <w:tcPr>
            <w:tcW w:w="90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Recall</w:t>
            </w:r>
          </w:p>
        </w:tc>
        <w:tc>
          <w:tcPr>
            <w:tcW w:w="90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F1-Score</w:t>
            </w:r>
          </w:p>
        </w:tc>
        <w:tc>
          <w:tcPr>
            <w:tcW w:w="952"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Macro-AUC</w:t>
            </w:r>
          </w:p>
        </w:tc>
        <w:tc>
          <w:tcPr>
            <w:tcW w:w="952"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Macro-AP</w:t>
            </w:r>
          </w:p>
        </w:tc>
        <w:tc>
          <w:tcPr>
            <w:tcW w:w="90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Loss</w:t>
            </w:r>
          </w:p>
        </w:tc>
        <w:tc>
          <w:tcPr>
            <w:tcW w:w="774" w:type="dxa"/>
            <w:shd w:val="clear" w:color="auto" w:fill="D9D9D9" w:themeFill="background1" w:themeFillShade="D9"/>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Time (s)</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5</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0.8570</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0.7401</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0.8728</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0.7653</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0.9784</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0.8685</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0.2670</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58</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10</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0.8551</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0.7270</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0.8807</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0.7452</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0.9798</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0.8635</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0.2428</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76</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15</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0.8856</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0.7539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0.9083</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0.7747</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0.9830</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0.9037</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0.2287</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58</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20</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0.8820</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0.7545</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0.9023</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0.7775</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0.9829</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0.9017</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0.2174</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62</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25</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0.8866</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0.7599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0.9060</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0.7806</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0.9842</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0.9043</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0.2105</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82</w:t>
            </w:r>
          </w:p>
        </w:tc>
      </w:tr>
      <w:tr w:rsidR="0000347F" w:rsidRPr="00E66A31" w:rsidTr="0000347F">
        <w:trPr>
          <w:trHeight w:val="484"/>
          <w:jc w:val="center"/>
        </w:trPr>
        <w:tc>
          <w:tcPr>
            <w:tcW w:w="85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30</w:t>
            </w:r>
          </w:p>
        </w:tc>
        <w:tc>
          <w:tcPr>
            <w:tcW w:w="117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0.8908</w:t>
            </w:r>
          </w:p>
        </w:tc>
        <w:tc>
          <w:tcPr>
            <w:tcW w:w="1146"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0.7639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0.9094</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0.7844</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0.9847</w:t>
            </w:r>
          </w:p>
        </w:tc>
        <w:tc>
          <w:tcPr>
            <w:tcW w:w="952"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0.9129</w:t>
            </w:r>
          </w:p>
        </w:tc>
        <w:tc>
          <w:tcPr>
            <w:tcW w:w="90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0.2085</w:t>
            </w:r>
          </w:p>
        </w:tc>
        <w:tc>
          <w:tcPr>
            <w:tcW w:w="774" w:type="dxa"/>
            <w:vAlign w:val="center"/>
          </w:tcPr>
          <w:p w:rsidR="00885690" w:rsidRPr="00E66A31" w:rsidRDefault="00885690" w:rsidP="00386438">
            <w:pPr>
              <w:spacing w:after="0"/>
              <w:rPr>
                <w:rFonts w:ascii="Times New Roman" w:hAnsi="Times New Roman" w:cs="Times New Roman"/>
                <w:sz w:val="24"/>
                <w:szCs w:val="24"/>
              </w:rPr>
            </w:pPr>
            <w:r>
              <w:rPr>
                <w:rFonts w:ascii="Times New Roman" w:hAnsi="Times New Roman" w:cs="Times New Roman"/>
                <w:sz w:val="24"/>
                <w:szCs w:val="24"/>
              </w:rPr>
              <w:t>61</w:t>
            </w:r>
          </w:p>
        </w:tc>
      </w:tr>
    </w:tbl>
    <w:p w:rsidR="00A16F53" w:rsidRPr="00A16F53" w:rsidRDefault="00A16F53" w:rsidP="00A16F53">
      <w:pPr>
        <w:spacing w:before="240" w:after="0"/>
        <w:jc w:val="both"/>
        <w:rPr>
          <w:rFonts w:ascii="Times New Roman" w:hAnsi="Times New Roman" w:cs="Times New Roman"/>
          <w:sz w:val="24"/>
          <w:szCs w:val="24"/>
        </w:rPr>
      </w:pPr>
      <w:r>
        <w:rPr>
          <w:rFonts w:ascii="Times New Roman" w:hAnsi="Times New Roman" w:cs="Times New Roman"/>
          <w:color w:val="C00000"/>
          <w:sz w:val="24"/>
          <w:szCs w:val="24"/>
        </w:rPr>
        <w:t>Table 4</w:t>
      </w:r>
      <w:r>
        <w:rPr>
          <w:rFonts w:ascii="Times New Roman" w:hAnsi="Times New Roman" w:cs="Times New Roman"/>
          <w:sz w:val="24"/>
          <w:szCs w:val="24"/>
        </w:rPr>
        <w:t xml:space="preserve"> demonstrates the epoch-wise performance of the CNN-1D model, which indicates </w:t>
      </w:r>
      <w:del w:id="90829" w:author="Grammar Check" w:date="2026-10-02T00:00:00Z">
        <w:r>
          <w:rPr>
            <w:rFonts w:ascii="Times New Roman" w:hAnsi="Times New Roman" w:cs="Times New Roman"/>
            <w:sz w:val="24"/>
            <w:szCs w:val="24"/>
          </w:rPr>
          <w:delText xml:space="preserve">a constant</w:delText>
        </w:r>
      </w:del>
      <w:ins w:id="90830" w:author="Grammar Check" w:date="2026-10-02T00:00:00Z">
        <w:r>
          <w:rPr>
            <w:rFonts w:ascii="Times New Roman" w:hAnsi="Times New Roman" w:cs="Times New Roman"/>
            <w:sz w:val="24"/>
            <w:szCs w:val="24"/>
          </w:rPr>
          <w:t xml:space="preserve">overall</w:t>
        </w:r>
      </w:ins>
      <w:r>
        <w:rPr>
          <w:rFonts w:ascii="Times New Roman" w:hAnsi="Times New Roman" w:cs="Times New Roman"/>
          <w:sz w:val="24"/>
          <w:szCs w:val="24"/>
        </w:rPr>
        <w:t xml:space="preserve"> improvement in </w:t>
      </w:r>
      <w:del w:id="90827" w:author="Grammar Check" w:date="2026-10-02T00:00:00Z">
        <w:r>
          <w:rPr>
            <w:rFonts w:ascii="Times New Roman" w:hAnsi="Times New Roman" w:cs="Times New Roman"/>
            <w:sz w:val="24"/>
            <w:szCs w:val="24"/>
          </w:rPr>
          <w:delText xml:space="preserve">the</w:delText>
        </w:r>
      </w:del>
      <w:ins w:id="90828" w:author="Grammar Check" w:date="2026-10-02T00:00:00Z">
        <w:r>
          <w:rPr>
            <w:rFonts w:ascii="Times New Roman" w:hAnsi="Times New Roman" w:cs="Times New Roman"/>
            <w:sz w:val="24"/>
            <w:szCs w:val="24"/>
          </w:rPr>
          <w:t xml:space="preserve">training</w:t>
        </w:r>
      </w:ins>
      <w:r>
        <w:rPr>
          <w:rFonts w:ascii="Times New Roman" w:hAnsi="Times New Roman" w:cs="Times New Roman"/>
          <w:sz w:val="24"/>
          <w:szCs w:val="24"/>
        </w:rPr>
        <w:t xml:space="preserve"> results </w:t>
      </w:r>
      <w:del w:id="90825" w:author="Grammar Check" w:date="2026-10-02T00:00:00Z">
        <w:r>
          <w:rPr>
            <w:rFonts w:ascii="Times New Roman" w:hAnsi="Times New Roman" w:cs="Times New Roman"/>
            <w:sz w:val="24"/>
            <w:szCs w:val="24"/>
          </w:rPr>
          <w:delText xml:space="preserve">of training with an increase in</w:delText>
        </w:r>
      </w:del>
      <w:ins w:id="90826" w:author="Grammar Check" w:date="2026-10-02T00:00:00Z">
        <w:r>
          <w:rPr>
            <w:rFonts w:ascii="Times New Roman" w:hAnsi="Times New Roman" w:cs="Times New Roman"/>
            <w:sz w:val="24"/>
            <w:szCs w:val="24"/>
          </w:rPr>
          <w:t xml:space="preserve">as</w:t>
        </w:r>
      </w:ins>
      <w:r>
        <w:rPr>
          <w:rFonts w:ascii="Times New Roman" w:hAnsi="Times New Roman" w:cs="Times New Roman"/>
          <w:sz w:val="24"/>
          <w:szCs w:val="24"/>
        </w:rPr>
        <w:t xml:space="preserve"> the number of epochs</w:t>
      </w:r>
      <w:ins w:id="90824" w:author="Grammar Check" w:date="2026-10-02T00:00:00Z">
        <w:r>
          <w:rPr>
            <w:rFonts w:ascii="Times New Roman" w:hAnsi="Times New Roman" w:cs="Times New Roman"/>
            <w:sz w:val="24"/>
            <w:szCs w:val="24"/>
          </w:rPr>
          <w:t xml:space="preserve"> increases</w:t>
        </w:r>
      </w:ins>
      <w:r>
        <w:rPr>
          <w:rFonts w:ascii="Times New Roman" w:hAnsi="Times New Roman" w:cs="Times New Roman"/>
          <w:sz w:val="24"/>
          <w:szCs w:val="24"/>
        </w:rPr>
        <w:t xml:space="preserve">. The accuracy </w:t>
      </w:r>
      <w:del w:id="90822" w:author="Grammar Check" w:date="2026-10-02T00:00:00Z">
        <w:r>
          <w:rPr>
            <w:rFonts w:ascii="Times New Roman" w:hAnsi="Times New Roman" w:cs="Times New Roman"/>
            <w:sz w:val="24"/>
            <w:szCs w:val="24"/>
          </w:rPr>
          <w:delText xml:space="preserve">is</w:delText>
        </w:r>
      </w:del>
      <w:ins w:id="90823" w:author="Grammar Check" w:date="2026-10-02T00:00:00Z">
        <w:r>
          <w:rPr>
            <w:rFonts w:ascii="Times New Roman" w:hAnsi="Times New Roman" w:cs="Times New Roman"/>
            <w:sz w:val="24"/>
            <w:szCs w:val="24"/>
          </w:rPr>
          <w:t xml:space="preserve">increases</w:t>
        </w:r>
      </w:ins>
      <w:r>
        <w:rPr>
          <w:rFonts w:ascii="Times New Roman" w:hAnsi="Times New Roman" w:cs="Times New Roman"/>
          <w:sz w:val="24"/>
          <w:szCs w:val="24"/>
        </w:rPr>
        <w:t xml:space="preserve"> </w:t>
      </w:r>
      <w:del w:id="90820" w:author="Grammar Check" w:date="2026-10-02T00:00:00Z">
        <w:r>
          <w:rPr>
            <w:rFonts w:ascii="Times New Roman" w:hAnsi="Times New Roman" w:cs="Times New Roman"/>
            <w:sz w:val="24"/>
            <w:szCs w:val="24"/>
          </w:rPr>
          <w:delText xml:space="preserve">higher</w:delText>
        </w:r>
      </w:del>
      <w:ins w:id="90821" w:author="Grammar Check" w:date="2026-10-02T00:00:00Z">
        <w:r>
          <w:rPr>
            <w:rFonts w:ascii="Times New Roman" w:hAnsi="Times New Roman" w:cs="Times New Roman"/>
            <w:sz w:val="24"/>
            <w:szCs w:val="24"/>
          </w:rPr>
          <w:t xml:space="preserve">from</w:t>
        </w:r>
      </w:ins>
      <w:r>
        <w:rPr>
          <w:rFonts w:ascii="Times New Roman" w:hAnsi="Times New Roman" w:cs="Times New Roman"/>
          <w:sz w:val="24"/>
          <w:szCs w:val="24"/>
        </w:rPr>
        <w:t xml:space="preserve"> </w:t>
      </w:r>
      <w:del w:id="90818" w:author="Grammar Check" w:date="2026-10-02T00:00:00Z">
        <w:r>
          <w:rPr>
            <w:rFonts w:ascii="Times New Roman" w:hAnsi="Times New Roman" w:cs="Times New Roman"/>
            <w:sz w:val="24"/>
            <w:szCs w:val="24"/>
          </w:rPr>
          <w:delText xml:space="preserve">than</w:delText>
        </w:r>
      </w:del>
      <w:ins w:id="90819" w:author="Grammar Check" w:date="2026-10-02T00:00:00Z">
        <w:r>
          <w:rPr>
            <w:rFonts w:ascii="Times New Roman" w:hAnsi="Times New Roman" w:cs="Times New Roman"/>
            <w:sz w:val="24"/>
            <w:szCs w:val="24"/>
          </w:rPr>
          <w:t xml:space="preserve">0.8570</w:t>
        </w:r>
      </w:ins>
      <w:r>
        <w:rPr>
          <w:rFonts w:ascii="Times New Roman" w:hAnsi="Times New Roman" w:cs="Times New Roman"/>
          <w:sz w:val="24"/>
          <w:szCs w:val="24"/>
        </w:rPr>
        <w:t xml:space="preserve"> </w:t>
      </w:r>
      <w:del w:id="90816" w:author="Grammar Check" w:date="2026-10-02T00:00:00Z">
        <w:r>
          <w:rPr>
            <w:rFonts w:ascii="Times New Roman" w:hAnsi="Times New Roman" w:cs="Times New Roman"/>
            <w:sz w:val="24"/>
            <w:szCs w:val="24"/>
          </w:rPr>
          <w:delText xml:space="preserve">that of</w:delText>
        </w:r>
      </w:del>
      <w:ins w:id="90817" w:author="Grammar Check" w:date="2026-10-02T00:00:00Z">
        <w:r>
          <w:rPr>
            <w:rFonts w:ascii="Times New Roman" w:hAnsi="Times New Roman" w:cs="Times New Roman"/>
            <w:sz w:val="24"/>
            <w:szCs w:val="24"/>
          </w:rPr>
          <w:t xml:space="preserve">at</w:t>
        </w:r>
      </w:ins>
      <w:r>
        <w:rPr>
          <w:rFonts w:ascii="Times New Roman" w:hAnsi="Times New Roman" w:cs="Times New Roman"/>
          <w:sz w:val="24"/>
          <w:szCs w:val="24"/>
        </w:rPr>
        <w:t xml:space="preserve"> epoch 5 </w:t>
      </w:r>
      <w:del w:id="90815" w:author="Grammar Check" w:date="2026-10-02T00:00:00Z">
        <w:r>
          <w:rPr>
            <w:rFonts w:ascii="Times New Roman" w:hAnsi="Times New Roman" w:cs="Times New Roman"/>
            <w:sz w:val="24"/>
            <w:szCs w:val="24"/>
          </w:rPr>
          <w:delText xml:space="preserve">(0.8570) </w:delText>
        </w:r>
      </w:del>
      <w:r>
        <w:rPr>
          <w:rFonts w:ascii="Times New Roman" w:hAnsi="Times New Roman" w:cs="Times New Roman"/>
          <w:sz w:val="24"/>
          <w:szCs w:val="24"/>
        </w:rPr>
        <w:t xml:space="preserve">to </w:t>
      </w:r>
      <w:del w:id="90814" w:author="Grammar Check" w:date="2026-10-02T00:00:00Z">
        <w:r>
          <w:rPr>
            <w:rFonts w:ascii="Times New Roman" w:hAnsi="Times New Roman" w:cs="Times New Roman"/>
            <w:sz w:val="24"/>
            <w:szCs w:val="24"/>
          </w:rPr>
          <w:delText xml:space="preserve">30 (</w:delText>
        </w:r>
      </w:del>
      <w:r>
        <w:rPr>
          <w:rFonts w:ascii="Times New Roman" w:hAnsi="Times New Roman" w:cs="Times New Roman"/>
          <w:sz w:val="24"/>
          <w:szCs w:val="24"/>
        </w:rPr>
        <w:t xml:space="preserve">0.8908</w:t>
      </w:r>
      <w:del w:id="90812" w:author="Grammar Check" w:date="2026-10-02T00:00:00Z">
        <w:r>
          <w:rPr>
            <w:rFonts w:ascii="Times New Roman" w:hAnsi="Times New Roman" w:cs="Times New Roman"/>
            <w:sz w:val="24"/>
            <w:szCs w:val="24"/>
          </w:rPr>
          <w:delText xml:space="preserve">)</w:delText>
        </w:r>
      </w:del>
      <w:ins w:id="90813" w:author="Grammar Check" w:date="2026-10-02T00:00:00Z">
        <w:r>
          <w:rPr>
            <w:rFonts w:ascii="Times New Roman" w:hAnsi="Times New Roman" w:cs="Times New Roman"/>
            <w:sz w:val="24"/>
            <w:szCs w:val="24"/>
          </w:rPr>
          <w:t xml:space="preserve"> at epoch 30</w:t>
        </w:r>
      </w:ins>
      <w:r>
        <w:rPr>
          <w:rFonts w:ascii="Times New Roman" w:hAnsi="Times New Roman" w:cs="Times New Roman"/>
          <w:sz w:val="24"/>
          <w:szCs w:val="24"/>
        </w:rPr>
        <w:t xml:space="preserve">, whereas</w:t>
      </w:r>
      <w:del w:id="90811" w:author="Grammar Check" w:date="2026-10-02T00:00:00Z">
        <w:r>
          <w:rPr>
            <w:rFonts w:ascii="Times New Roman" w:hAnsi="Times New Roman" w:cs="Times New Roman"/>
            <w:sz w:val="24"/>
            <w:szCs w:val="24"/>
          </w:rPr>
          <w:delText xml:space="preserve"> the</w:delText>
        </w:r>
      </w:del>
      <w:r>
        <w:rPr>
          <w:rFonts w:ascii="Times New Roman" w:hAnsi="Times New Roman" w:cs="Times New Roman"/>
          <w:sz w:val="24"/>
          <w:szCs w:val="24"/>
        </w:rPr>
        <w:t xml:space="preserve"> precision, recall, and F1-score </w:t>
      </w:r>
      <w:del w:id="90809" w:author="Grammar Check" w:date="2026-10-02T00:00:00Z">
        <w:r>
          <w:rPr>
            <w:rFonts w:ascii="Times New Roman" w:hAnsi="Times New Roman" w:cs="Times New Roman"/>
            <w:sz w:val="24"/>
            <w:szCs w:val="24"/>
          </w:rPr>
          <w:delText xml:space="preserve">are in</w:delText>
        </w:r>
      </w:del>
      <w:ins w:id="90810" w:author="Grammar Check" w:date="2026-10-02T00:00:00Z">
        <w:r>
          <w:rPr>
            <w:rFonts w:ascii="Times New Roman" w:hAnsi="Times New Roman" w:cs="Times New Roman"/>
            <w:sz w:val="24"/>
            <w:szCs w:val="24"/>
          </w:rPr>
          <w:t xml:space="preserve">follow</w:t>
        </w:r>
      </w:ins>
      <w:r>
        <w:rPr>
          <w:rFonts w:ascii="Times New Roman" w:hAnsi="Times New Roman" w:cs="Times New Roman"/>
          <w:sz w:val="24"/>
          <w:szCs w:val="24"/>
        </w:rPr>
        <w:t xml:space="preserve"> a </w:t>
      </w:r>
      <w:del w:id="90807" w:author="Grammar Check" w:date="2026-10-02T00:00:00Z">
        <w:r>
          <w:rPr>
            <w:rFonts w:ascii="Times New Roman" w:hAnsi="Times New Roman" w:cs="Times New Roman"/>
            <w:sz w:val="24"/>
            <w:szCs w:val="24"/>
          </w:rPr>
          <w:delText xml:space="preserve">steadily</w:delText>
        </w:r>
      </w:del>
      <w:ins w:id="90808" w:author="Grammar Check" w:date="2026-10-02T00:00:00Z">
        <w:r>
          <w:rPr>
            <w:rFonts w:ascii="Times New Roman" w:hAnsi="Times New Roman" w:cs="Times New Roman"/>
            <w:sz w:val="24"/>
            <w:szCs w:val="24"/>
          </w:rPr>
          <w:t xml:space="preserve">generally</w:t>
        </w:r>
      </w:ins>
      <w:r>
        <w:rPr>
          <w:rFonts w:ascii="Times New Roman" w:hAnsi="Times New Roman" w:cs="Times New Roman"/>
          <w:sz w:val="24"/>
          <w:szCs w:val="24"/>
        </w:rPr>
        <w:t xml:space="preserve"> increasing pattern, </w:t>
      </w:r>
      <w:del w:id="90805" w:author="Grammar Check" w:date="2026-10-02T00:00:00Z">
        <w:r>
          <w:rPr>
            <w:rFonts w:ascii="Times New Roman" w:hAnsi="Times New Roman" w:cs="Times New Roman"/>
            <w:sz w:val="24"/>
            <w:szCs w:val="24"/>
          </w:rPr>
          <w:delText xml:space="preserve">which</w:delText>
        </w:r>
      </w:del>
      <w:ins w:id="90806" w:author="Grammar Check" w:date="2026-10-02T00:00:00Z">
        <w:r>
          <w:rPr>
            <w:rFonts w:ascii="Times New Roman" w:hAnsi="Times New Roman" w:cs="Times New Roman"/>
            <w:sz w:val="24"/>
            <w:szCs w:val="24"/>
          </w:rPr>
          <w:t xml:space="preserve">indicating</w:t>
        </w:r>
      </w:ins>
      <w:r>
        <w:rPr>
          <w:rFonts w:ascii="Times New Roman" w:hAnsi="Times New Roman" w:cs="Times New Roman"/>
          <w:sz w:val="24"/>
          <w:szCs w:val="24"/>
        </w:rPr>
        <w:t xml:space="preserve"> </w:t>
      </w:r>
      <w:del w:id="90803" w:author="Grammar Check" w:date="2026-10-02T00:00:00Z">
        <w:r>
          <w:rPr>
            <w:rFonts w:ascii="Times New Roman" w:hAnsi="Times New Roman" w:cs="Times New Roman"/>
            <w:sz w:val="24"/>
            <w:szCs w:val="24"/>
          </w:rPr>
          <w:delText xml:space="preserve">shows a higher</w:delText>
        </w:r>
      </w:del>
      <w:ins w:id="90804" w:author="Grammar Check" w:date="2026-10-02T00:00:00Z">
        <w:r>
          <w:rPr>
            <w:rFonts w:ascii="Times New Roman" w:hAnsi="Times New Roman" w:cs="Times New Roman"/>
            <w:sz w:val="24"/>
            <w:szCs w:val="24"/>
          </w:rPr>
          <w:t xml:space="preserve">improved</w:t>
        </w:r>
      </w:ins>
      <w:r>
        <w:rPr>
          <w:rFonts w:ascii="Times New Roman" w:hAnsi="Times New Roman" w:cs="Times New Roman"/>
          <w:sz w:val="24"/>
          <w:szCs w:val="24"/>
        </w:rPr>
        <w:t xml:space="preserve"> classification </w:t>
      </w:r>
      <w:del w:id="90801" w:author="Grammar Check" w:date="2026-10-02T00:00:00Z">
        <w:r>
          <w:rPr>
            <w:rFonts w:ascii="Times New Roman" w:hAnsi="Times New Roman" w:cs="Times New Roman"/>
            <w:sz w:val="24"/>
            <w:szCs w:val="24"/>
          </w:rPr>
          <w:delText xml:space="preserve">accuracy</w:delText>
        </w:r>
      </w:del>
      <w:ins w:id="90802" w:author="Grammar Check" w:date="2026-10-02T00:00:00Z">
        <w:r>
          <w:rPr>
            <w:rFonts w:ascii="Times New Roman" w:hAnsi="Times New Roman" w:cs="Times New Roman"/>
            <w:sz w:val="24"/>
            <w:szCs w:val="24"/>
          </w:rPr>
          <w:t xml:space="preserve">performance</w:t>
        </w:r>
      </w:ins>
      <w:r>
        <w:rPr>
          <w:rFonts w:ascii="Times New Roman" w:hAnsi="Times New Roman" w:cs="Times New Roman"/>
          <w:sz w:val="24"/>
          <w:szCs w:val="24"/>
        </w:rPr>
        <w:t xml:space="preserve">. The recall is especially high (0.8728-0.9094), which </w:t>
      </w:r>
      <w:del w:id="90835" w:author="Grammar Check" w:date="2026-10-02T00:00:00Z">
        <w:r>
          <w:rPr>
            <w:rFonts w:ascii="Times New Roman" w:hAnsi="Times New Roman" w:cs="Times New Roman"/>
            <w:sz w:val="24"/>
            <w:szCs w:val="24"/>
          </w:rPr>
          <w:delText xml:space="preserve">proves</w:delText>
        </w:r>
      </w:del>
      <w:ins w:id="90836" w:author="Grammar Check" w:date="2026-10-02T00:00:00Z">
        <w:r>
          <w:rPr>
            <w:rFonts w:ascii="Times New Roman" w:hAnsi="Times New Roman" w:cs="Times New Roman"/>
            <w:sz w:val="24"/>
            <w:szCs w:val="24"/>
          </w:rPr>
          <w:t xml:space="preserve">shows</w:t>
        </w:r>
      </w:ins>
      <w:r>
        <w:rPr>
          <w:rFonts w:ascii="Times New Roman" w:hAnsi="Times New Roman" w:cs="Times New Roman"/>
          <w:sz w:val="24"/>
          <w:szCs w:val="24"/>
        </w:rPr>
        <w:t xml:space="preserve"> that the model is very effective in </w:t>
      </w:r>
      <w:del w:id="90833" w:author="Grammar Check" w:date="2026-10-02T00:00:00Z">
        <w:r>
          <w:rPr>
            <w:rFonts w:ascii="Times New Roman" w:hAnsi="Times New Roman" w:cs="Times New Roman"/>
            <w:sz w:val="24"/>
            <w:szCs w:val="24"/>
          </w:rPr>
          <w:delText xml:space="preserve">the</w:delText>
        </w:r>
      </w:del>
      <w:ins w:id="90834" w:author="Grammar Check" w:date="2026-10-02T00:00:00Z">
        <w:r>
          <w:rPr>
            <w:rFonts w:ascii="Times New Roman" w:hAnsi="Times New Roman" w:cs="Times New Roman"/>
            <w:sz w:val="24"/>
            <w:szCs w:val="24"/>
          </w:rPr>
          <w:t xml:space="preserve">correctly</w:t>
        </w:r>
      </w:ins>
      <w:r>
        <w:rPr>
          <w:rFonts w:ascii="Times New Roman" w:hAnsi="Times New Roman" w:cs="Times New Roman"/>
          <w:sz w:val="24"/>
          <w:szCs w:val="24"/>
        </w:rPr>
        <w:t xml:space="preserve"> </w:t>
      </w:r>
      <w:del w:id="90831" w:author="Grammar Check" w:date="2026-10-02T00:00:00Z">
        <w:r>
          <w:rPr>
            <w:rFonts w:ascii="Times New Roman" w:hAnsi="Times New Roman" w:cs="Times New Roman"/>
            <w:sz w:val="24"/>
            <w:szCs w:val="24"/>
          </w:rPr>
          <w:delText xml:space="preserve">detection of correct</w:delText>
        </w:r>
      </w:del>
      <w:ins w:id="90832" w:author="Grammar Check" w:date="2026-10-02T00:00:00Z">
        <w:r>
          <w:rPr>
            <w:rFonts w:ascii="Times New Roman" w:hAnsi="Times New Roman" w:cs="Times New Roman"/>
            <w:sz w:val="24"/>
            <w:szCs w:val="24"/>
          </w:rPr>
          <w:t xml:space="preserve">detecting</w:t>
        </w:r>
      </w:ins>
      <w:r>
        <w:rPr>
          <w:rFonts w:ascii="Times New Roman" w:hAnsi="Times New Roman" w:cs="Times New Roman"/>
          <w:sz w:val="24"/>
          <w:szCs w:val="24"/>
        </w:rPr>
        <w:t xml:space="preserve"> attacks. The values of macro-AUC and macro-AP were high (&gt;0.97), indicating excellent class separability and high predictive strength. The loss value gradually decreased from 0.2670 to 0.2085, </w:t>
      </w:r>
      <w:del w:id="90848" w:author="Grammar Check" w:date="2026-10-02T00:00:00Z">
        <w:r>
          <w:rPr>
            <w:rFonts w:ascii="Times New Roman" w:hAnsi="Times New Roman" w:cs="Times New Roman"/>
            <w:sz w:val="24"/>
            <w:szCs w:val="24"/>
          </w:rPr>
          <w:delText xml:space="preserve">but</w:delText>
        </w:r>
      </w:del>
      <w:ins w:id="90849" w:author="Grammar Check" w:date="2026-10-02T00:00:00Z">
        <w:r>
          <w:rPr>
            <w:rFonts w:ascii="Times New Roman" w:hAnsi="Times New Roman" w:cs="Times New Roman"/>
            <w:sz w:val="24"/>
            <w:szCs w:val="24"/>
          </w:rPr>
          <w:t xml:space="preserve">indicating</w:t>
        </w:r>
      </w:ins>
      <w:r>
        <w:rPr>
          <w:rFonts w:ascii="Times New Roman" w:hAnsi="Times New Roman" w:cs="Times New Roman"/>
          <w:sz w:val="24"/>
          <w:szCs w:val="24"/>
        </w:rPr>
        <w:t xml:space="preserve"> </w:t>
      </w:r>
      <w:del w:id="90846" w:author="Grammar Check" w:date="2026-10-02T00:00:00Z">
        <w:r>
          <w:rPr>
            <w:rFonts w:ascii="Times New Roman" w:hAnsi="Times New Roman" w:cs="Times New Roman"/>
            <w:sz w:val="24"/>
            <w:szCs w:val="24"/>
          </w:rPr>
          <w:delText xml:space="preserve">the</w:delText>
        </w:r>
      </w:del>
      <w:ins w:id="90847" w:author="Grammar Check" w:date="2026-10-02T00:00:00Z">
        <w:r>
          <w:rPr>
            <w:rFonts w:ascii="Times New Roman" w:hAnsi="Times New Roman" w:cs="Times New Roman"/>
            <w:sz w:val="24"/>
            <w:szCs w:val="24"/>
          </w:rPr>
          <w:t xml:space="preserve">satisfactory</w:t>
        </w:r>
      </w:ins>
      <w:r>
        <w:rPr>
          <w:rFonts w:ascii="Times New Roman" w:hAnsi="Times New Roman" w:cs="Times New Roman"/>
          <w:sz w:val="24"/>
          <w:szCs w:val="24"/>
        </w:rPr>
        <w:t xml:space="preserve"> convergence</w:t>
      </w:r>
      <w:del w:id="90844" w:author="Grammar Check" w:date="2026-10-02T00:00:00Z">
        <w:r>
          <w:rPr>
            <w:rFonts w:ascii="Times New Roman" w:hAnsi="Times New Roman" w:cs="Times New Roman"/>
            <w:sz w:val="24"/>
            <w:szCs w:val="24"/>
          </w:rPr>
          <w:delText xml:space="preserve"> was satisfactory</w:delText>
        </w:r>
      </w:del>
      <w:ins w:id="90845"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although the </w:t>
      </w:r>
      <w:del w:id="90843" w:author="Grammar Check" w:date="2026-10-02T00:00:00Z">
        <w:r>
          <w:rPr>
            <w:rFonts w:ascii="Times New Roman" w:hAnsi="Times New Roman" w:cs="Times New Roman"/>
            <w:sz w:val="24"/>
            <w:szCs w:val="24"/>
          </w:rPr>
          <w:delText xml:space="preserve">amount of </w:delText>
        </w:r>
      </w:del>
      <w:r>
        <w:rPr>
          <w:rFonts w:ascii="Times New Roman" w:hAnsi="Times New Roman" w:cs="Times New Roman"/>
          <w:sz w:val="24"/>
          <w:szCs w:val="24"/>
        </w:rPr>
        <w:t xml:space="preserve">time </w:t>
      </w:r>
      <w:del w:id="90841" w:author="Grammar Check" w:date="2026-10-02T00:00:00Z">
        <w:r>
          <w:rPr>
            <w:rFonts w:ascii="Times New Roman" w:hAnsi="Times New Roman" w:cs="Times New Roman"/>
            <w:sz w:val="24"/>
            <w:szCs w:val="24"/>
          </w:rPr>
          <w:delText xml:space="preserve">spent on a single</w:delText>
        </w:r>
      </w:del>
      <w:ins w:id="90842" w:author="Grammar Check" w:date="2026-10-02T00:00:00Z">
        <w:r>
          <w:rPr>
            <w:rFonts w:ascii="Times New Roman" w:hAnsi="Times New Roman" w:cs="Times New Roman"/>
            <w:sz w:val="24"/>
            <w:szCs w:val="24"/>
          </w:rPr>
          <w:t xml:space="preserve">per</w:t>
        </w:r>
      </w:ins>
      <w:r>
        <w:rPr>
          <w:rFonts w:ascii="Times New Roman" w:hAnsi="Times New Roman" w:cs="Times New Roman"/>
          <w:sz w:val="24"/>
          <w:szCs w:val="24"/>
        </w:rPr>
        <w:t xml:space="preserve"> epoch </w:t>
      </w:r>
      <w:del w:id="90839" w:author="Grammar Check" w:date="2026-10-02T00:00:00Z">
        <w:r>
          <w:rPr>
            <w:rFonts w:ascii="Times New Roman" w:hAnsi="Times New Roman" w:cs="Times New Roman"/>
            <w:sz w:val="24"/>
            <w:szCs w:val="24"/>
          </w:rPr>
          <w:delText xml:space="preserve">changed</w:delText>
        </w:r>
      </w:del>
      <w:ins w:id="90840" w:author="Grammar Check" w:date="2026-10-02T00:00:00Z">
        <w:r>
          <w:rPr>
            <w:rFonts w:ascii="Times New Roman" w:hAnsi="Times New Roman" w:cs="Times New Roman"/>
            <w:sz w:val="24"/>
            <w:szCs w:val="24"/>
          </w:rPr>
          <w:t xml:space="preserve">varied</w:t>
        </w:r>
      </w:ins>
      <w:r>
        <w:rPr>
          <w:rFonts w:ascii="Times New Roman" w:hAnsi="Times New Roman" w:cs="Times New Roman"/>
          <w:sz w:val="24"/>
          <w:szCs w:val="24"/>
        </w:rPr>
        <w:t xml:space="preserve"> slightly because of </w:t>
      </w:r>
      <w:ins w:id="90838" w:author="Grammar Check" w:date="2026-10-02T00:00:00Z">
        <w:r>
          <w:rPr>
            <w:rFonts w:ascii="Times New Roman" w:hAnsi="Times New Roman" w:cs="Times New Roman"/>
            <w:sz w:val="24"/>
            <w:szCs w:val="24"/>
          </w:rPr>
          <w:t xml:space="preserve">computational </w:t>
        </w:r>
      </w:ins>
      <w:r>
        <w:rPr>
          <w:rFonts w:ascii="Times New Roman" w:hAnsi="Times New Roman" w:cs="Times New Roman"/>
          <w:sz w:val="24"/>
          <w:szCs w:val="24"/>
        </w:rPr>
        <w:t xml:space="preserve">fluctuations</w:t>
      </w:r>
      <w:del w:id="90837" w:author="Grammar Check" w:date="2026-10-02T00:00:00Z">
        <w:r>
          <w:rPr>
            <w:rFonts w:ascii="Times New Roman" w:hAnsi="Times New Roman" w:cs="Times New Roman"/>
            <w:sz w:val="24"/>
            <w:szCs w:val="24"/>
          </w:rPr>
          <w:delText xml:space="preserve"> in the computations</w:delText>
        </w:r>
      </w:del>
      <w:r>
        <w:rPr>
          <w:rFonts w:ascii="Times New Roman" w:hAnsi="Times New Roman" w:cs="Times New Roman"/>
          <w:sz w:val="24"/>
          <w:szCs w:val="24"/>
        </w:rPr>
        <w:t xml:space="preserve">.</w:t>
      </w:r>
    </w:p>
    <w:p w:rsidR="00C0145E" w:rsidRPr="00E66A31" w:rsidRDefault="00392E02" w:rsidP="009F5F52">
      <w:pPr>
        <w:spacing w:before="240" w:after="0"/>
        <w:jc w:val="center"/>
        <w:rPr>
          <w:rFonts w:ascii="Times New Roman" w:hAnsi="Times New Roman" w:cs="Times New Roman"/>
          <w:b/>
          <w:sz w:val="24"/>
          <w:szCs w:val="24"/>
        </w:rPr>
      </w:pPr>
      <w:r>
        <w:rPr>
          <w:noProof/>
          <w:sz w:val="24"/>
          <w:szCs w:val="24"/>
        </w:rPr>
        <w:drawing>
          <wp:inline distT="0" distB="0" distL="0" distR="0" wp14:anchorId="15EAA71C" wp14:editId="70011604">
            <wp:extent cx="3740728" cy="2507368"/>
            <wp:effectExtent l="0" t="0" r="0" b="7620"/>
            <wp:docPr id="20" name="Picture 20" descr="C:\Users\mahesh.singh\AppData\Local\Microsoft\Windows\INetCache\Content.MSO\25474D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ahesh.singh\AppData\Local\Microsoft\Windows\INetCache\Content.MSO\25474D76.tmp"/>
                    <pic:cNvPicPr>
                      <a:picLocks noChangeAspect="1" noChangeArrowheads="1"/>
                    </pic:cNvPicPr>
                  </pic:nvPicPr>
                  <pic:blipFill rotWithShape="1">
                    <a:blip r:embed="rId46">
                      <a:extLst>
                        <a:ext uri="{28A0092B-C50C-407E-A947-70E740481C1C}">
                          <a14:useLocalDpi xmlns:a14="http://schemas.microsoft.com/office/drawing/2010/main" val="0"/>
                        </a:ext>
                      </a:extLst>
                    </a:blip>
                    <a:srcRect t="6160"/>
                    <a:stretch/>
                  </pic:blipFill>
                  <pic:spPr bwMode="auto">
                    <a:xfrm>
                      <a:off x="0" y="0"/>
                      <a:ext cx="3867474" cy="2592324"/>
                    </a:xfrm>
                    <a:prstGeom prst="rect">
                      <a:avLst/>
                    </a:prstGeom>
                    <a:noFill/>
                    <a:ln>
                      <a:noFill/>
                    </a:ln>
                    <a:extLst>
                      <a:ext uri="{53640926-AAD7-44D8-BBD7-CCE9431645EC}">
                        <a14:shadowObscured xmlns:a14="http://schemas.microsoft.com/office/drawing/2010/main"/>
                      </a:ext>
                    </a:extLst>
                  </pic:spPr>
                </pic:pic>
              </a:graphicData>
            </a:graphic>
          </wp:inline>
        </w:drawing>
      </w:r>
    </w:p>
    <w:p w:rsidR="003137B5" w:rsidRPr="00E66A31" w:rsidRDefault="00D91EE8" w:rsidP="003137B5">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15. </w:t>
      </w:r>
      <w:r>
        <w:rPr>
          <w:rFonts w:ascii="Times New Roman" w:hAnsi="Times New Roman" w:cs="Times New Roman"/>
          <w:bCs/>
          <w:sz w:val="24"/>
          <w:szCs w:val="24"/>
        </w:rPr>
        <w:t xml:space="preserve">Training and validation accuracy curves </w:t>
      </w:r>
      <w:r>
        <w:rPr>
          <w:rFonts w:ascii="Times New Roman" w:eastAsia="Times New Roman" w:hAnsi="Times New Roman" w:cs="Times New Roman"/>
          <w:sz w:val="24"/>
          <w:szCs w:val="24"/>
          <w:lang w:eastAsia="en-IN"/>
        </w:rPr>
        <w:t xml:space="preserve">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t xml:space="preserve"> </w:t>
      </w:r>
    </w:p>
    <w:p w:rsidR="00A16F53" w:rsidRPr="00A16F53" w:rsidRDefault="00A16F53" w:rsidP="00A16F5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Training and validation accuracy curves of the CNN-1D model over epochs show consistent improvement and stable learning behavior. </w:t>
      </w:r>
      <w:del w:id="90881" w:author="Grammar Check" w:date="2026-10-02T00:00:00Z">
        <w:r>
          <w:rPr>
            <w:rFonts w:ascii="Times New Roman" w:hAnsi="Times New Roman" w:cs="Times New Roman"/>
            <w:sz w:val="24"/>
            <w:szCs w:val="24"/>
          </w:rPr>
          <w:delText xml:space="preserve">The</w:delText>
        </w:r>
      </w:del>
      <w:ins w:id="90882" w:author="Grammar Check" w:date="2026-10-02T00:00:00Z">
        <w:r>
          <w:rPr>
            <w:rFonts w:ascii="Times New Roman" w:hAnsi="Times New Roman" w:cs="Times New Roman"/>
            <w:sz w:val="24"/>
            <w:szCs w:val="24"/>
          </w:rPr>
          <w:t xml:space="preserve">As demonstrated in Figure 15, the</w:t>
        </w:r>
      </w:ins>
      <w:r>
        <w:rPr>
          <w:rFonts w:ascii="Times New Roman" w:hAnsi="Times New Roman" w:cs="Times New Roman"/>
          <w:sz w:val="24"/>
          <w:szCs w:val="24"/>
        </w:rPr>
        <w:t xml:space="preserve"> training and validation accuracy curves of the CNN-1D model </w:t>
      </w:r>
      <w:del w:id="90879" w:author="Grammar Check" w:date="2026-10-02T00:00:00Z">
        <w:r>
          <w:rPr>
            <w:rFonts w:ascii="Times New Roman" w:hAnsi="Times New Roman" w:cs="Times New Roman"/>
            <w:sz w:val="24"/>
            <w:szCs w:val="24"/>
          </w:rPr>
          <w:delText xml:space="preserve">are</w:delText>
        </w:r>
      </w:del>
      <w:ins w:id="90880" w:author="Grammar Check" w:date="2026-10-02T00:00:00Z">
        <w:r>
          <w:rPr>
            <w:rFonts w:ascii="Times New Roman" w:hAnsi="Times New Roman" w:cs="Times New Roman"/>
            <w:sz w:val="24"/>
            <w:szCs w:val="24"/>
          </w:rPr>
          <w:t xml:space="preserve">increase</w:t>
        </w:r>
      </w:ins>
      <w:r>
        <w:rPr>
          <w:rFonts w:ascii="Times New Roman" w:hAnsi="Times New Roman" w:cs="Times New Roman"/>
          <w:sz w:val="24"/>
          <w:szCs w:val="24"/>
        </w:rPr>
        <w:t xml:space="preserve"> distinctly</w:t>
      </w:r>
      <w:del w:id="90878" w:author="Grammar Check" w:date="2026-10-02T00:00:00Z">
        <w:r>
          <w:rPr>
            <w:rFonts w:ascii="Times New Roman" w:hAnsi="Times New Roman" w:cs="Times New Roman"/>
            <w:sz w:val="24"/>
            <w:szCs w:val="24"/>
          </w:rPr>
          <w:delText xml:space="preserve"> increasing</w:delText>
        </w:r>
      </w:del>
      <w:r>
        <w:rPr>
          <w:rFonts w:ascii="Times New Roman" w:hAnsi="Times New Roman" w:cs="Times New Roman"/>
          <w:sz w:val="24"/>
          <w:szCs w:val="24"/>
        </w:rPr>
        <w:t xml:space="preserve">, </w:t>
      </w:r>
      <w:del w:id="90876" w:author="Grammar Check" w:date="2026-10-02T00:00:00Z">
        <w:r>
          <w:rPr>
            <w:rFonts w:ascii="Times New Roman" w:hAnsi="Times New Roman" w:cs="Times New Roman"/>
            <w:sz w:val="24"/>
            <w:szCs w:val="24"/>
          </w:rPr>
          <w:delText xml:space="preserve">which illustrates that learning is</w:delText>
        </w:r>
      </w:del>
      <w:ins w:id="90877" w:author="Grammar Check" w:date="2026-10-02T00:00:00Z">
        <w:r>
          <w:rPr>
            <w:rFonts w:ascii="Times New Roman" w:hAnsi="Times New Roman" w:cs="Times New Roman"/>
            <w:sz w:val="24"/>
            <w:szCs w:val="24"/>
          </w:rPr>
          <w:t xml:space="preserve">illustrating</w:t>
        </w:r>
      </w:ins>
      <w:r>
        <w:rPr>
          <w:rFonts w:ascii="Times New Roman" w:hAnsi="Times New Roman" w:cs="Times New Roman"/>
          <w:sz w:val="24"/>
          <w:szCs w:val="24"/>
        </w:rPr>
        <w:t xml:space="preserve"> strong and stable </w:t>
      </w:r>
      <w:ins w:id="90875" w:author="Grammar Check" w:date="2026-10-02T00:00:00Z">
        <w:r>
          <w:rPr>
            <w:rFonts w:ascii="Times New Roman" w:hAnsi="Times New Roman" w:cs="Times New Roman"/>
            <w:sz w:val="24"/>
            <w:szCs w:val="24"/>
          </w:rPr>
          <w:t xml:space="preserve">learning </w:t>
        </w:r>
      </w:ins>
      <w:r>
        <w:rPr>
          <w:rFonts w:ascii="Times New Roman" w:hAnsi="Times New Roman" w:cs="Times New Roman"/>
          <w:sz w:val="24"/>
          <w:szCs w:val="24"/>
        </w:rPr>
        <w:t xml:space="preserve">during </w:t>
      </w:r>
      <w:del w:id="90874" w:author="Grammar Check" w:date="2026-10-02T00:00:00Z">
        <w:r>
          <w:rPr>
            <w:rFonts w:ascii="Times New Roman" w:hAnsi="Times New Roman" w:cs="Times New Roman"/>
            <w:sz w:val="24"/>
            <w:szCs w:val="24"/>
          </w:rPr>
          <w:delText xml:space="preserve">the course of </w:delText>
        </w:r>
      </w:del>
      <w:r>
        <w:rPr>
          <w:rFonts w:ascii="Times New Roman" w:hAnsi="Times New Roman" w:cs="Times New Roman"/>
          <w:sz w:val="24"/>
          <w:szCs w:val="24"/>
        </w:rPr>
        <w:t xml:space="preserve">training</w:t>
      </w:r>
      <w:del w:id="90873" w:author="Grammar Check" w:date="2026-10-02T00:00:00Z">
        <w:r>
          <w:rPr>
            <w:rFonts w:ascii="Times New Roman" w:hAnsi="Times New Roman" w:cs="Times New Roman"/>
            <w:sz w:val="24"/>
            <w:szCs w:val="24"/>
          </w:rPr>
          <w:delText xml:space="preserve">, as demonstrated in Figure 15</w:delText>
        </w:r>
      </w:del>
      <w:r>
        <w:rPr>
          <w:rFonts w:ascii="Times New Roman" w:hAnsi="Times New Roman" w:cs="Times New Roman"/>
          <w:sz w:val="24"/>
          <w:szCs w:val="24"/>
        </w:rPr>
        <w:t xml:space="preserve">. The </w:t>
      </w:r>
      <w:ins w:id="90872" w:author="Grammar Check" w:date="2026-10-02T00:00:00Z">
        <w:r>
          <w:rPr>
            <w:rFonts w:ascii="Times New Roman" w:hAnsi="Times New Roman" w:cs="Times New Roman"/>
            <w:sz w:val="24"/>
            <w:szCs w:val="24"/>
          </w:rPr>
          <w:t xml:space="preserve">training </w:t>
        </w:r>
      </w:ins>
      <w:r>
        <w:rPr>
          <w:rFonts w:ascii="Times New Roman" w:hAnsi="Times New Roman" w:cs="Times New Roman"/>
          <w:sz w:val="24"/>
          <w:szCs w:val="24"/>
        </w:rPr>
        <w:t xml:space="preserve">accuracy</w:t>
      </w:r>
      <w:del w:id="90871" w:author="Grammar Check" w:date="2026-10-02T00:00:00Z">
        <w:r>
          <w:rPr>
            <w:rFonts w:ascii="Times New Roman" w:hAnsi="Times New Roman" w:cs="Times New Roman"/>
            <w:sz w:val="24"/>
            <w:szCs w:val="24"/>
          </w:rPr>
          <w:delText xml:space="preserve"> at training</w:delText>
        </w:r>
      </w:del>
      <w:r>
        <w:rPr>
          <w:rFonts w:ascii="Times New Roman" w:hAnsi="Times New Roman" w:cs="Times New Roman"/>
          <w:sz w:val="24"/>
          <w:szCs w:val="24"/>
        </w:rPr>
        <w:t xml:space="preserve"> increased quickly </w:t>
      </w:r>
      <w:del w:id="90869" w:author="Grammar Check" w:date="2026-10-02T00:00:00Z">
        <w:r>
          <w:rPr>
            <w:rFonts w:ascii="Times New Roman" w:hAnsi="Times New Roman" w:cs="Times New Roman"/>
            <w:sz w:val="24"/>
            <w:szCs w:val="24"/>
          </w:rPr>
          <w:delText xml:space="preserve">between</w:delText>
        </w:r>
      </w:del>
      <w:ins w:id="90870" w:author="Grammar Check" w:date="2026-10-02T00:00:00Z">
        <w:r>
          <w:rPr>
            <w:rFonts w:ascii="Times New Roman" w:hAnsi="Times New Roman" w:cs="Times New Roman"/>
            <w:sz w:val="24"/>
            <w:szCs w:val="24"/>
          </w:rPr>
          <w:t xml:space="preserve">from</w:t>
        </w:r>
      </w:ins>
      <w:r>
        <w:rPr>
          <w:rFonts w:ascii="Times New Roman" w:hAnsi="Times New Roman" w:cs="Times New Roman"/>
          <w:sz w:val="24"/>
          <w:szCs w:val="24"/>
        </w:rPr>
        <w:t xml:space="preserve"> roughly 0.72 </w:t>
      </w:r>
      <w:del w:id="90867" w:author="Grammar Check" w:date="2026-10-02T00:00:00Z">
        <w:r>
          <w:rPr>
            <w:rFonts w:ascii="Times New Roman" w:hAnsi="Times New Roman" w:cs="Times New Roman"/>
            <w:sz w:val="24"/>
            <w:szCs w:val="24"/>
          </w:rPr>
          <w:delText xml:space="preserve">during</w:delText>
        </w:r>
      </w:del>
      <w:ins w:id="90868" w:author="Grammar Check" w:date="2026-10-02T00:00:00Z">
        <w:r>
          <w:rPr>
            <w:rFonts w:ascii="Times New Roman" w:hAnsi="Times New Roman" w:cs="Times New Roman"/>
            <w:sz w:val="24"/>
            <w:szCs w:val="24"/>
          </w:rPr>
          <w:t xml:space="preserve">in</w:t>
        </w:r>
      </w:ins>
      <w:r>
        <w:rPr>
          <w:rFonts w:ascii="Times New Roman" w:hAnsi="Times New Roman" w:cs="Times New Roman"/>
          <w:sz w:val="24"/>
          <w:szCs w:val="24"/>
        </w:rPr>
        <w:t xml:space="preserve"> the first epoch </w:t>
      </w:r>
      <w:del w:id="90865" w:author="Grammar Check" w:date="2026-10-02T00:00:00Z">
        <w:r>
          <w:rPr>
            <w:rFonts w:ascii="Times New Roman" w:hAnsi="Times New Roman" w:cs="Times New Roman"/>
            <w:sz w:val="24"/>
            <w:szCs w:val="24"/>
          </w:rPr>
          <w:delText xml:space="preserve">and</w:delText>
        </w:r>
      </w:del>
      <w:ins w:id="90866" w:author="Grammar Check" w:date="2026-10-02T00:00:00Z">
        <w:r>
          <w:rPr>
            <w:rFonts w:ascii="Times New Roman" w:hAnsi="Times New Roman" w:cs="Times New Roman"/>
            <w:sz w:val="24"/>
            <w:szCs w:val="24"/>
          </w:rPr>
          <w:t xml:space="preserve">to</w:t>
        </w:r>
      </w:ins>
      <w:r>
        <w:rPr>
          <w:rFonts w:ascii="Times New Roman" w:hAnsi="Times New Roman" w:cs="Times New Roman"/>
          <w:sz w:val="24"/>
          <w:szCs w:val="24"/>
        </w:rPr>
        <w:t xml:space="preserve"> approximately 0.88 </w:t>
      </w:r>
      <w:del w:id="90863" w:author="Grammar Check" w:date="2026-10-02T00:00:00Z">
        <w:r>
          <w:rPr>
            <w:rFonts w:ascii="Times New Roman" w:hAnsi="Times New Roman" w:cs="Times New Roman"/>
            <w:sz w:val="24"/>
            <w:szCs w:val="24"/>
          </w:rPr>
          <w:delText xml:space="preserve">during</w:delText>
        </w:r>
      </w:del>
      <w:ins w:id="90864" w:author="Grammar Check" w:date="2026-10-02T00:00:00Z">
        <w:r>
          <w:rPr>
            <w:rFonts w:ascii="Times New Roman" w:hAnsi="Times New Roman" w:cs="Times New Roman"/>
            <w:sz w:val="24"/>
            <w:szCs w:val="24"/>
          </w:rPr>
          <w:t xml:space="preserve">in</w:t>
        </w:r>
      </w:ins>
      <w:r>
        <w:rPr>
          <w:rFonts w:ascii="Times New Roman" w:hAnsi="Times New Roman" w:cs="Times New Roman"/>
          <w:sz w:val="24"/>
          <w:szCs w:val="24"/>
        </w:rPr>
        <w:t xml:space="preserve"> the final </w:t>
      </w:r>
      <w:del w:id="90861" w:author="Grammar Check" w:date="2026-10-02T00:00:00Z">
        <w:r>
          <w:rPr>
            <w:rFonts w:ascii="Times New Roman" w:hAnsi="Times New Roman" w:cs="Times New Roman"/>
            <w:sz w:val="24"/>
            <w:szCs w:val="24"/>
          </w:rPr>
          <w:delText xml:space="preserve">30</w:delText>
        </w:r>
      </w:del>
      <w:ins w:id="90862" w:author="Grammar Check" w:date="2026-10-02T00:00:00Z">
        <w:r>
          <w:rPr>
            <w:rFonts w:ascii="Times New Roman" w:hAnsi="Times New Roman" w:cs="Times New Roman"/>
            <w:sz w:val="24"/>
            <w:szCs w:val="24"/>
          </w:rPr>
          <w:t xml:space="preserve">(30th)</w:t>
        </w:r>
      </w:ins>
      <w:r>
        <w:rPr>
          <w:rFonts w:ascii="Times New Roman" w:hAnsi="Times New Roman" w:cs="Times New Roman"/>
          <w:sz w:val="24"/>
          <w:szCs w:val="24"/>
        </w:rPr>
        <w:t xml:space="preserve"> </w:t>
      </w:r>
      <w:del w:id="90859" w:author="Grammar Check" w:date="2026-10-02T00:00:00Z">
        <w:r>
          <w:rPr>
            <w:rFonts w:ascii="Times New Roman" w:hAnsi="Times New Roman" w:cs="Times New Roman"/>
            <w:sz w:val="24"/>
            <w:szCs w:val="24"/>
          </w:rPr>
          <w:delText xml:space="preserve">epochs</w:delText>
        </w:r>
      </w:del>
      <w:ins w:id="90860" w:author="Grammar Check" w:date="2026-10-02T00:00:00Z">
        <w:r>
          <w:rPr>
            <w:rFonts w:ascii="Times New Roman" w:hAnsi="Times New Roman" w:cs="Times New Roman"/>
            <w:sz w:val="24"/>
            <w:szCs w:val="24"/>
          </w:rPr>
          <w:t xml:space="preserve">epoch</w:t>
        </w:r>
      </w:ins>
      <w:r>
        <w:rPr>
          <w:rFonts w:ascii="Times New Roman" w:hAnsi="Times New Roman" w:cs="Times New Roman"/>
          <w:sz w:val="24"/>
          <w:szCs w:val="24"/>
        </w:rPr>
        <w:t xml:space="preserve">, whereas the </w:t>
      </w:r>
      <w:ins w:id="90858" w:author="Grammar Check" w:date="2026-10-02T00:00:00Z">
        <w:r>
          <w:rPr>
            <w:rFonts w:ascii="Times New Roman" w:hAnsi="Times New Roman" w:cs="Times New Roman"/>
            <w:sz w:val="24"/>
            <w:szCs w:val="24"/>
          </w:rPr>
          <w:t xml:space="preserve">validation </w:t>
        </w:r>
      </w:ins>
      <w:r>
        <w:rPr>
          <w:rFonts w:ascii="Times New Roman" w:hAnsi="Times New Roman" w:cs="Times New Roman"/>
          <w:sz w:val="24"/>
          <w:szCs w:val="24"/>
        </w:rPr>
        <w:t xml:space="preserve">accuracy</w:t>
      </w:r>
      <w:del w:id="90857" w:author="Grammar Check" w:date="2026-10-02T00:00:00Z">
        <w:r>
          <w:rPr>
            <w:rFonts w:ascii="Times New Roman" w:hAnsi="Times New Roman" w:cs="Times New Roman"/>
            <w:sz w:val="24"/>
            <w:szCs w:val="24"/>
          </w:rPr>
          <w:delText xml:space="preserve"> during validation</w:delText>
        </w:r>
      </w:del>
      <w:r>
        <w:rPr>
          <w:rFonts w:ascii="Times New Roman" w:hAnsi="Times New Roman" w:cs="Times New Roman"/>
          <w:sz w:val="24"/>
          <w:szCs w:val="24"/>
        </w:rPr>
        <w:t xml:space="preserve"> was consistently slightly higher</w:t>
      </w:r>
      <w:ins w:id="90856"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0854" w:author="Grammar Check" w:date="2026-10-02T00:00:00Z">
        <w:r>
          <w:rPr>
            <w:rFonts w:ascii="Times New Roman" w:hAnsi="Times New Roman" w:cs="Times New Roman"/>
            <w:sz w:val="24"/>
            <w:szCs w:val="24"/>
          </w:rPr>
          <w:delText xml:space="preserve">at</w:delText>
        </w:r>
      </w:del>
      <w:ins w:id="90855" w:author="Grammar Check" w:date="2026-10-02T00:00:00Z">
        <w:r>
          <w:rPr>
            <w:rFonts w:ascii="Times New Roman" w:hAnsi="Times New Roman" w:cs="Times New Roman"/>
            <w:sz w:val="24"/>
            <w:szCs w:val="24"/>
          </w:rPr>
          <w:t xml:space="preserve">reaching</w:t>
        </w:r>
      </w:ins>
      <w:r>
        <w:rPr>
          <w:rFonts w:ascii="Times New Roman" w:hAnsi="Times New Roman" w:cs="Times New Roman"/>
          <w:sz w:val="24"/>
          <w:szCs w:val="24"/>
        </w:rPr>
        <w:t xml:space="preserve"> up to 0.89. The closeness of the two curves and the lack of significant fluctuations indicate </w:t>
      </w:r>
      <w:del w:id="90852" w:author="Grammar Check" w:date="2026-10-02T00:00:00Z">
        <w:r>
          <w:rPr>
            <w:rFonts w:ascii="Times New Roman" w:hAnsi="Times New Roman" w:cs="Times New Roman"/>
            <w:sz w:val="24"/>
            <w:szCs w:val="24"/>
          </w:rPr>
          <w:delText xml:space="preserve">a positive</w:delText>
        </w:r>
      </w:del>
      <w:ins w:id="90853" w:author="Grammar Check" w:date="2026-10-02T00:00:00Z">
        <w:r>
          <w:rPr>
            <w:rFonts w:ascii="Times New Roman" w:hAnsi="Times New Roman" w:cs="Times New Roman"/>
            <w:sz w:val="24"/>
            <w:szCs w:val="24"/>
          </w:rPr>
          <w:t xml:space="preserve">good</w:t>
        </w:r>
      </w:ins>
      <w:r>
        <w:rPr>
          <w:rFonts w:ascii="Times New Roman" w:hAnsi="Times New Roman" w:cs="Times New Roman"/>
          <w:sz w:val="24"/>
          <w:szCs w:val="24"/>
        </w:rPr>
        <w:t xml:space="preserve"> generalization and </w:t>
      </w:r>
      <w:del w:id="90850" w:author="Grammar Check" w:date="2026-10-02T00:00:00Z">
        <w:r>
          <w:rPr>
            <w:rFonts w:ascii="Times New Roman" w:hAnsi="Times New Roman" w:cs="Times New Roman"/>
            <w:sz w:val="24"/>
            <w:szCs w:val="24"/>
          </w:rPr>
          <w:delText xml:space="preserve">lack</w:delText>
        </w:r>
      </w:del>
      <w:ins w:id="90851" w:author="Grammar Check" w:date="2026-10-02T00:00:00Z">
        <w:r>
          <w:rPr>
            <w:rFonts w:ascii="Times New Roman" w:hAnsi="Times New Roman" w:cs="Times New Roman"/>
            <w:sz w:val="24"/>
            <w:szCs w:val="24"/>
          </w:rPr>
          <w:t xml:space="preserve">an absence</w:t>
        </w:r>
      </w:ins>
      <w:r>
        <w:rPr>
          <w:rFonts w:ascii="Times New Roman" w:hAnsi="Times New Roman" w:cs="Times New Roman"/>
          <w:sz w:val="24"/>
          <w:szCs w:val="24"/>
        </w:rPr>
        <w:t xml:space="preserve"> of overfitting.</w:t>
      </w:r>
    </w:p>
    <w:p w:rsidR="00C0145E" w:rsidRPr="00E66A31" w:rsidRDefault="00392E02" w:rsidP="009F5F52">
      <w:pPr>
        <w:spacing w:before="240" w:after="0"/>
        <w:jc w:val="center"/>
        <w:rPr>
          <w:rFonts w:ascii="Times New Roman" w:hAnsi="Times New Roman" w:cs="Times New Roman"/>
          <w:b/>
          <w:sz w:val="24"/>
          <w:szCs w:val="24"/>
        </w:rPr>
      </w:pPr>
      <w:r>
        <w:rPr>
          <w:noProof/>
          <w:sz w:val="24"/>
          <w:szCs w:val="24"/>
        </w:rPr>
        <w:drawing>
          <wp:inline distT="0" distB="0" distL="0" distR="0" wp14:anchorId="55AC9F37" wp14:editId="4C1FDC3D">
            <wp:extent cx="4245997" cy="2849110"/>
            <wp:effectExtent l="0" t="0" r="2540" b="8890"/>
            <wp:docPr id="19" name="Picture 19" descr="C:\Users\mahesh.singh\AppData\Local\Microsoft\Windows\INetCache\Content.MSO\C7D1F0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hesh.singh\AppData\Local\Microsoft\Windows\INetCache\Content.MSO\C7D1F0F4.tmp"/>
                    <pic:cNvPicPr>
                      <a:picLocks noChangeAspect="1" noChangeArrowheads="1"/>
                    </pic:cNvPicPr>
                  </pic:nvPicPr>
                  <pic:blipFill rotWithShape="1">
                    <a:blip r:embed="rId47">
                      <a:extLst>
                        <a:ext uri="{28A0092B-C50C-407E-A947-70E740481C1C}">
                          <a14:useLocalDpi xmlns:a14="http://schemas.microsoft.com/office/drawing/2010/main" val="0"/>
                        </a:ext>
                      </a:extLst>
                    </a:blip>
                    <a:srcRect t="6059"/>
                    <a:stretch/>
                  </pic:blipFill>
                  <pic:spPr bwMode="auto">
                    <a:xfrm>
                      <a:off x="0" y="0"/>
                      <a:ext cx="4266786" cy="2863059"/>
                    </a:xfrm>
                    <a:prstGeom prst="rect">
                      <a:avLst/>
                    </a:prstGeom>
                    <a:noFill/>
                    <a:ln>
                      <a:noFill/>
                    </a:ln>
                    <a:extLst>
                      <a:ext uri="{53640926-AAD7-44D8-BBD7-CCE9431645EC}">
                        <a14:shadowObscured xmlns:a14="http://schemas.microsoft.com/office/drawing/2010/main"/>
                      </a:ext>
                    </a:extLst>
                  </pic:spPr>
                </pic:pic>
              </a:graphicData>
            </a:graphic>
          </wp:inline>
        </w:drawing>
      </w:r>
    </w:p>
    <w:p w:rsidR="009F5F52" w:rsidRPr="00E66A31" w:rsidRDefault="009F5F52" w:rsidP="009F5F52">
      <w:pPr>
        <w:spacing w:after="0"/>
        <w:jc w:val="center"/>
        <w:rPr>
          <w:rFonts w:ascii="Times New Roman" w:hAnsi="Times New Roman" w:cs="Times New Roman"/>
          <w:sz w:val="24"/>
          <w:szCs w:val="24"/>
        </w:rPr>
      </w:pPr>
      <w:r>
        <w:rPr>
          <w:rFonts w:ascii="Times New Roman" w:hAnsi="Times New Roman" w:cs="Times New Roman"/>
          <w:b/>
          <w:sz w:val="24"/>
          <w:szCs w:val="24"/>
        </w:rPr>
        <w:t>Figure 16.</w:t>
      </w:r>
      <w:r>
        <w:rPr>
          <w:rFonts w:ascii="Times New Roman" w:hAnsi="Times New Roman" w:cs="Times New Roman"/>
          <w:sz w:val="24"/>
          <w:szCs w:val="24"/>
        </w:rPr>
        <w:t xml:space="preserve"> Training and validation loss curves 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A16F53" w:rsidRPr="00A16F53" w:rsidRDefault="00A16F53" w:rsidP="00A16F5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16 depicts the training and validation loss curve of the CNN-1D model, which </w:t>
      </w:r>
      <w:del w:id="90920" w:author="Grammar Check" w:date="2026-10-02T00:00:00Z">
        <w:r>
          <w:rPr>
            <w:rFonts w:ascii="Times New Roman" w:hAnsi="Times New Roman" w:cs="Times New Roman"/>
            <w:sz w:val="24"/>
            <w:szCs w:val="24"/>
          </w:rPr>
          <w:delText xml:space="preserve">constitutes</w:delText>
        </w:r>
      </w:del>
      <w:ins w:id="90921" w:author="Grammar Check" w:date="2026-10-02T00:00:00Z">
        <w:r>
          <w:rPr>
            <w:rFonts w:ascii="Times New Roman" w:hAnsi="Times New Roman" w:cs="Times New Roman"/>
            <w:sz w:val="24"/>
            <w:szCs w:val="24"/>
          </w:rPr>
          <w:t xml:space="preserve">shows</w:t>
        </w:r>
      </w:ins>
      <w:r>
        <w:rPr>
          <w:rFonts w:ascii="Times New Roman" w:hAnsi="Times New Roman" w:cs="Times New Roman"/>
          <w:sz w:val="24"/>
          <w:szCs w:val="24"/>
        </w:rPr>
        <w:t xml:space="preserve"> </w:t>
      </w:r>
      <w:del w:id="90918" w:author="Grammar Check" w:date="2026-10-02T00:00:00Z">
        <w:r>
          <w:rPr>
            <w:rFonts w:ascii="Times New Roman" w:hAnsi="Times New Roman" w:cs="Times New Roman"/>
            <w:sz w:val="24"/>
            <w:szCs w:val="24"/>
          </w:rPr>
          <w:delText xml:space="preserve">the</w:delText>
        </w:r>
      </w:del>
      <w:ins w:id="90919" w:author="Grammar Check" w:date="2026-10-02T00:00:00Z">
        <w:r>
          <w:rPr>
            <w:rFonts w:ascii="Times New Roman" w:hAnsi="Times New Roman" w:cs="Times New Roman"/>
            <w:sz w:val="24"/>
            <w:szCs w:val="24"/>
          </w:rPr>
          <w:t xml:space="preserve">a</w:t>
        </w:r>
      </w:ins>
      <w:r>
        <w:rPr>
          <w:rFonts w:ascii="Times New Roman" w:hAnsi="Times New Roman" w:cs="Times New Roman"/>
          <w:sz w:val="24"/>
          <w:szCs w:val="24"/>
        </w:rPr>
        <w:t xml:space="preserve"> rapid descent</w:t>
      </w:r>
      <w:del w:id="90917" w:author="Grammar Check" w:date="2026-10-02T00:00:00Z">
        <w:r>
          <w:rPr>
            <w:rFonts w:ascii="Times New Roman" w:hAnsi="Times New Roman" w:cs="Times New Roman"/>
            <w:sz w:val="24"/>
            <w:szCs w:val="24"/>
          </w:rPr>
          <w:delText xml:space="preserve"> of the curve</w:delText>
        </w:r>
      </w:del>
      <w:r>
        <w:rPr>
          <w:rFonts w:ascii="Times New Roman" w:hAnsi="Times New Roman" w:cs="Times New Roman"/>
          <w:sz w:val="24"/>
          <w:szCs w:val="24"/>
        </w:rPr>
        <w:t xml:space="preserve"> in the first epochs, signifying rapid and efficient learning. The training loss decreases dramatically (approximately 0.72 to 0.30) </w:t>
      </w:r>
      <w:del w:id="90915" w:author="Grammar Check" w:date="2026-10-02T00:00:00Z">
        <w:r>
          <w:rPr>
            <w:rFonts w:ascii="Times New Roman" w:hAnsi="Times New Roman" w:cs="Times New Roman"/>
            <w:sz w:val="24"/>
            <w:szCs w:val="24"/>
          </w:rPr>
          <w:delText xml:space="preserve">with</w:delText>
        </w:r>
      </w:del>
      <w:ins w:id="90916" w:author="Grammar Check" w:date="2026-10-02T00:00:00Z">
        <w:r>
          <w:rPr>
            <w:rFonts w:ascii="Times New Roman" w:hAnsi="Times New Roman" w:cs="Times New Roman"/>
            <w:sz w:val="24"/>
            <w:szCs w:val="24"/>
          </w:rPr>
          <w:t xml:space="preserve">in</w:t>
        </w:r>
      </w:ins>
      <w:r>
        <w:rPr>
          <w:rFonts w:ascii="Times New Roman" w:hAnsi="Times New Roman" w:cs="Times New Roman"/>
          <w:sz w:val="24"/>
          <w:szCs w:val="24"/>
        </w:rPr>
        <w:t xml:space="preserve"> the </w:t>
      </w:r>
      <w:del w:id="90913" w:author="Grammar Check" w:date="2026-10-02T00:00:00Z">
        <w:r>
          <w:rPr>
            <w:rFonts w:ascii="Times New Roman" w:hAnsi="Times New Roman" w:cs="Times New Roman"/>
            <w:sz w:val="24"/>
            <w:szCs w:val="24"/>
          </w:rPr>
          <w:delText xml:space="preserve">initial</w:delText>
        </w:r>
      </w:del>
      <w:ins w:id="90914" w:author="Grammar Check" w:date="2026-10-02T00:00:00Z">
        <w:r>
          <w:rPr>
            <w:rFonts w:ascii="Times New Roman" w:hAnsi="Times New Roman" w:cs="Times New Roman"/>
            <w:sz w:val="24"/>
            <w:szCs w:val="24"/>
          </w:rPr>
          <w:t xml:space="preserve">first</w:t>
        </w:r>
      </w:ins>
      <w:r>
        <w:rPr>
          <w:rFonts w:ascii="Times New Roman" w:hAnsi="Times New Roman" w:cs="Times New Roman"/>
          <w:sz w:val="24"/>
          <w:szCs w:val="24"/>
        </w:rPr>
        <w:t xml:space="preserve"> few epochs, </w:t>
      </w:r>
      <w:del w:id="90911" w:author="Grammar Check" w:date="2026-10-02T00:00:00Z">
        <w:r>
          <w:rPr>
            <w:rFonts w:ascii="Times New Roman" w:hAnsi="Times New Roman" w:cs="Times New Roman"/>
            <w:sz w:val="24"/>
            <w:szCs w:val="24"/>
          </w:rPr>
          <w:delText xml:space="preserve">but</w:delText>
        </w:r>
      </w:del>
      <w:ins w:id="90912" w:author="Grammar Check" w:date="2026-10-02T00:00:00Z">
        <w:r>
          <w:rPr>
            <w:rFonts w:ascii="Times New Roman" w:hAnsi="Times New Roman" w:cs="Times New Roman"/>
            <w:sz w:val="24"/>
            <w:szCs w:val="24"/>
          </w:rPr>
          <w:t xml:space="preserve">and</w:t>
        </w:r>
      </w:ins>
      <w:r>
        <w:rPr>
          <w:rFonts w:ascii="Times New Roman" w:hAnsi="Times New Roman" w:cs="Times New Roman"/>
          <w:sz w:val="24"/>
          <w:szCs w:val="24"/>
        </w:rPr>
        <w:t xml:space="preserve"> the validation loss </w:t>
      </w:r>
      <w:del w:id="90909" w:author="Grammar Check" w:date="2026-10-02T00:00:00Z">
        <w:r>
          <w:rPr>
            <w:rFonts w:ascii="Times New Roman" w:hAnsi="Times New Roman" w:cs="Times New Roman"/>
            <w:sz w:val="24"/>
            <w:szCs w:val="24"/>
          </w:rPr>
          <w:delText xml:space="preserve">is</w:delText>
        </w:r>
      </w:del>
      <w:ins w:id="90910" w:author="Grammar Check" w:date="2026-10-02T00:00:00Z">
        <w:r>
          <w:rPr>
            <w:rFonts w:ascii="Times New Roman" w:hAnsi="Times New Roman" w:cs="Times New Roman"/>
            <w:sz w:val="24"/>
            <w:szCs w:val="24"/>
          </w:rPr>
          <w:t xml:space="preserve">follows</w:t>
        </w:r>
      </w:ins>
      <w:r>
        <w:rPr>
          <w:rFonts w:ascii="Times New Roman" w:hAnsi="Times New Roman" w:cs="Times New Roman"/>
          <w:sz w:val="24"/>
          <w:szCs w:val="24"/>
        </w:rPr>
        <w:t xml:space="preserve"> </w:t>
      </w:r>
      <w:del w:id="90907" w:author="Grammar Check" w:date="2026-10-02T00:00:00Z">
        <w:r>
          <w:rPr>
            <w:rFonts w:ascii="Times New Roman" w:hAnsi="Times New Roman" w:cs="Times New Roman"/>
            <w:sz w:val="24"/>
            <w:szCs w:val="24"/>
          </w:rPr>
          <w:delText xml:space="preserve">the</w:delText>
        </w:r>
      </w:del>
      <w:ins w:id="90908" w:author="Grammar Check" w:date="2026-10-02T00:00:00Z">
        <w:r>
          <w:rPr>
            <w:rFonts w:ascii="Times New Roman" w:hAnsi="Times New Roman" w:cs="Times New Roman"/>
            <w:sz w:val="24"/>
            <w:szCs w:val="24"/>
          </w:rPr>
          <w:t xml:space="preserve">a</w:t>
        </w:r>
      </w:ins>
      <w:r>
        <w:rPr>
          <w:rFonts w:ascii="Times New Roman" w:hAnsi="Times New Roman" w:cs="Times New Roman"/>
          <w:sz w:val="24"/>
          <w:szCs w:val="24"/>
        </w:rPr>
        <w:t xml:space="preserve"> </w:t>
      </w:r>
      <w:del w:id="90905" w:author="Grammar Check" w:date="2026-10-02T00:00:00Z">
        <w:r>
          <w:rPr>
            <w:rFonts w:ascii="Times New Roman" w:hAnsi="Times New Roman" w:cs="Times New Roman"/>
            <w:sz w:val="24"/>
            <w:szCs w:val="24"/>
          </w:rPr>
          <w:delText xml:space="preserve">same</w:delText>
        </w:r>
      </w:del>
      <w:ins w:id="90906" w:author="Grammar Check" w:date="2026-10-02T00:00:00Z">
        <w:r>
          <w:rPr>
            <w:rFonts w:ascii="Times New Roman" w:hAnsi="Times New Roman" w:cs="Times New Roman"/>
            <w:sz w:val="24"/>
            <w:szCs w:val="24"/>
          </w:rPr>
          <w:t xml:space="preserve">similar</w:t>
        </w:r>
      </w:ins>
      <w:r>
        <w:rPr>
          <w:rFonts w:ascii="Times New Roman" w:hAnsi="Times New Roman" w:cs="Times New Roman"/>
          <w:sz w:val="24"/>
          <w:szCs w:val="24"/>
        </w:rPr>
        <w:t xml:space="preserve"> </w:t>
      </w:r>
      <w:del w:id="90903" w:author="Grammar Check" w:date="2026-10-02T00:00:00Z">
        <w:r>
          <w:rPr>
            <w:rFonts w:ascii="Times New Roman" w:hAnsi="Times New Roman" w:cs="Times New Roman"/>
            <w:sz w:val="24"/>
            <w:szCs w:val="24"/>
          </w:rPr>
          <w:delText xml:space="preserve">even</w:delText>
        </w:r>
      </w:del>
      <w:ins w:id="90904" w:author="Grammar Check" w:date="2026-10-02T00:00:00Z">
        <w:r>
          <w:rPr>
            <w:rFonts w:ascii="Times New Roman" w:hAnsi="Times New Roman" w:cs="Times New Roman"/>
            <w:sz w:val="24"/>
            <w:szCs w:val="24"/>
          </w:rPr>
          <w:t xml:space="preserve">trend,</w:t>
        </w:r>
      </w:ins>
      <w:r>
        <w:rPr>
          <w:rFonts w:ascii="Times New Roman" w:hAnsi="Times New Roman" w:cs="Times New Roman"/>
          <w:sz w:val="24"/>
          <w:szCs w:val="24"/>
        </w:rPr>
        <w:t xml:space="preserve"> </w:t>
      </w:r>
      <w:del w:id="90901" w:author="Grammar Check" w:date="2026-10-02T00:00:00Z">
        <w:r>
          <w:rPr>
            <w:rFonts w:ascii="Times New Roman" w:hAnsi="Times New Roman" w:cs="Times New Roman"/>
            <w:sz w:val="24"/>
            <w:szCs w:val="24"/>
          </w:rPr>
          <w:delText xml:space="preserve">though</w:delText>
        </w:r>
      </w:del>
      <w:ins w:id="90902" w:author="Grammar Check" w:date="2026-10-02T00:00:00Z">
        <w:r>
          <w:rPr>
            <w:rFonts w:ascii="Times New Roman" w:hAnsi="Times New Roman" w:cs="Times New Roman"/>
            <w:sz w:val="24"/>
            <w:szCs w:val="24"/>
          </w:rPr>
          <w:t xml:space="preserve">apart</w:t>
        </w:r>
      </w:ins>
      <w:r>
        <w:rPr>
          <w:rFonts w:ascii="Times New Roman" w:hAnsi="Times New Roman" w:cs="Times New Roman"/>
          <w:sz w:val="24"/>
          <w:szCs w:val="24"/>
        </w:rPr>
        <w:t xml:space="preserve"> </w:t>
      </w:r>
      <w:del w:id="90899" w:author="Grammar Check" w:date="2026-10-02T00:00:00Z">
        <w:r>
          <w:rPr>
            <w:rFonts w:ascii="Times New Roman" w:hAnsi="Times New Roman" w:cs="Times New Roman"/>
            <w:sz w:val="24"/>
            <w:szCs w:val="24"/>
          </w:rPr>
          <w:delText xml:space="preserve">there is</w:delText>
        </w:r>
      </w:del>
      <w:ins w:id="90900" w:author="Grammar Check" w:date="2026-10-02T00:00:00Z">
        <w:r>
          <w:rPr>
            <w:rFonts w:ascii="Times New Roman" w:hAnsi="Times New Roman" w:cs="Times New Roman"/>
            <w:sz w:val="24"/>
            <w:szCs w:val="24"/>
          </w:rPr>
          <w:t xml:space="preserve">from</w:t>
        </w:r>
      </w:ins>
      <w:r>
        <w:rPr>
          <w:rFonts w:ascii="Times New Roman" w:hAnsi="Times New Roman" w:cs="Times New Roman"/>
          <w:sz w:val="24"/>
          <w:szCs w:val="24"/>
        </w:rPr>
        <w:t xml:space="preserve"> a slight rise </w:t>
      </w:r>
      <w:del w:id="90897" w:author="Grammar Check" w:date="2026-10-02T00:00:00Z">
        <w:r>
          <w:rPr>
            <w:rFonts w:ascii="Times New Roman" w:hAnsi="Times New Roman" w:cs="Times New Roman"/>
            <w:sz w:val="24"/>
            <w:szCs w:val="24"/>
          </w:rPr>
          <w:delText xml:space="preserve">in</w:delText>
        </w:r>
      </w:del>
      <w:ins w:id="90898" w:author="Grammar Check" w:date="2026-10-02T00:00:00Z">
        <w:r>
          <w:rPr>
            <w:rFonts w:ascii="Times New Roman" w:hAnsi="Times New Roman" w:cs="Times New Roman"/>
            <w:sz w:val="24"/>
            <w:szCs w:val="24"/>
          </w:rPr>
          <w:t xml:space="preserve">at</w:t>
        </w:r>
      </w:ins>
      <w:r>
        <w:rPr>
          <w:rFonts w:ascii="Times New Roman" w:hAnsi="Times New Roman" w:cs="Times New Roman"/>
          <w:sz w:val="24"/>
          <w:szCs w:val="24"/>
        </w:rPr>
        <w:t xml:space="preserve"> epochs 5</w:t>
      </w:r>
      <w:del w:id="90895" w:author="Grammar Check" w:date="2026-10-02T00:00:00Z">
        <w:r>
          <w:rPr>
            <w:rFonts w:ascii="Times New Roman" w:hAnsi="Times New Roman" w:cs="Times New Roman"/>
            <w:sz w:val="24"/>
            <w:szCs w:val="24"/>
          </w:rPr>
          <w:delText xml:space="preserve"> to </w:delText>
        </w:r>
      </w:del>
      <w:ins w:id="90896"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6. </w:t>
      </w:r>
      <w:del w:id="90893" w:author="Grammar Check" w:date="2026-10-02T00:00:00Z">
        <w:r>
          <w:rPr>
            <w:rFonts w:ascii="Times New Roman" w:hAnsi="Times New Roman" w:cs="Times New Roman"/>
            <w:sz w:val="24"/>
            <w:szCs w:val="24"/>
          </w:rPr>
          <w:delText xml:space="preserve">The</w:delText>
        </w:r>
      </w:del>
      <w:ins w:id="90894" w:author="Grammar Check" w:date="2026-10-02T00:00:00Z">
        <w:r>
          <w:rPr>
            <w:rFonts w:ascii="Times New Roman" w:hAnsi="Times New Roman" w:cs="Times New Roman"/>
            <w:sz w:val="24"/>
            <w:szCs w:val="24"/>
          </w:rPr>
          <w:t xml:space="preserve">After epoch 10, the</w:t>
        </w:r>
      </w:ins>
      <w:r>
        <w:rPr>
          <w:rFonts w:ascii="Times New Roman" w:hAnsi="Times New Roman" w:cs="Times New Roman"/>
          <w:sz w:val="24"/>
          <w:szCs w:val="24"/>
        </w:rPr>
        <w:t xml:space="preserve"> curves converge</w:t>
      </w:r>
      <w:del w:id="90892" w:author="Grammar Check" w:date="2026-10-02T00:00:00Z">
        <w:r>
          <w:rPr>
            <w:rFonts w:ascii="Times New Roman" w:hAnsi="Times New Roman" w:cs="Times New Roman"/>
            <w:sz w:val="24"/>
            <w:szCs w:val="24"/>
          </w:rPr>
          <w:delText xml:space="preserve"> and show very little overfitting</w:delText>
        </w:r>
      </w:del>
      <w:r>
        <w:rPr>
          <w:rFonts w:ascii="Times New Roman" w:hAnsi="Times New Roman" w:cs="Times New Roman"/>
          <w:sz w:val="24"/>
          <w:szCs w:val="24"/>
        </w:rPr>
        <w:t xml:space="preserve"> between 0.18 and 0.22 </w:t>
      </w:r>
      <w:del w:id="90890" w:author="Grammar Check" w:date="2026-10-02T00:00:00Z">
        <w:r>
          <w:rPr>
            <w:rFonts w:ascii="Times New Roman" w:hAnsi="Times New Roman" w:cs="Times New Roman"/>
            <w:sz w:val="24"/>
            <w:szCs w:val="24"/>
          </w:rPr>
          <w:delText xml:space="preserve">after</w:delText>
        </w:r>
      </w:del>
      <w:ins w:id="90891" w:author="Grammar Check" w:date="2026-10-02T00:00:00Z">
        <w:r>
          <w:rPr>
            <w:rFonts w:ascii="Times New Roman" w:hAnsi="Times New Roman" w:cs="Times New Roman"/>
            <w:sz w:val="24"/>
            <w:szCs w:val="24"/>
          </w:rPr>
          <w:t xml:space="preserve">and</w:t>
        </w:r>
      </w:ins>
      <w:r>
        <w:rPr>
          <w:rFonts w:ascii="Times New Roman" w:hAnsi="Times New Roman" w:cs="Times New Roman"/>
          <w:sz w:val="24"/>
          <w:szCs w:val="24"/>
        </w:rPr>
        <w:t xml:space="preserve"> </w:t>
      </w:r>
      <w:del w:id="90888" w:author="Grammar Check" w:date="2026-10-02T00:00:00Z">
        <w:r>
          <w:rPr>
            <w:rFonts w:ascii="Times New Roman" w:hAnsi="Times New Roman" w:cs="Times New Roman"/>
            <w:sz w:val="24"/>
            <w:szCs w:val="24"/>
          </w:rPr>
          <w:delText xml:space="preserve">epoch</w:delText>
        </w:r>
      </w:del>
      <w:ins w:id="90889" w:author="Grammar Check" w:date="2026-10-02T00:00:00Z">
        <w:r>
          <w:rPr>
            <w:rFonts w:ascii="Times New Roman" w:hAnsi="Times New Roman" w:cs="Times New Roman"/>
            <w:sz w:val="24"/>
            <w:szCs w:val="24"/>
          </w:rPr>
          <w:t xml:space="preserve">show</w:t>
        </w:r>
      </w:ins>
      <w:r>
        <w:rPr>
          <w:rFonts w:ascii="Times New Roman" w:hAnsi="Times New Roman" w:cs="Times New Roman"/>
          <w:sz w:val="24"/>
          <w:szCs w:val="24"/>
        </w:rPr>
        <w:t xml:space="preserve"> </w:t>
      </w:r>
      <w:del w:id="90886" w:author="Grammar Check" w:date="2026-10-02T00:00:00Z">
        <w:r>
          <w:rPr>
            <w:rFonts w:ascii="Times New Roman" w:hAnsi="Times New Roman" w:cs="Times New Roman"/>
            <w:sz w:val="24"/>
            <w:szCs w:val="24"/>
          </w:rPr>
          <w:delText xml:space="preserve">10</w:delText>
        </w:r>
      </w:del>
      <w:ins w:id="90887" w:author="Grammar Check" w:date="2026-10-02T00:00:00Z">
        <w:r>
          <w:rPr>
            <w:rFonts w:ascii="Times New Roman" w:hAnsi="Times New Roman" w:cs="Times New Roman"/>
            <w:sz w:val="24"/>
            <w:szCs w:val="24"/>
          </w:rPr>
          <w:t xml:space="preserve">very little overfitting</w:t>
        </w:r>
      </w:ins>
      <w:r>
        <w:rPr>
          <w:rFonts w:ascii="Times New Roman" w:hAnsi="Times New Roman" w:cs="Times New Roman"/>
          <w:sz w:val="24"/>
          <w:szCs w:val="24"/>
        </w:rPr>
        <w:t xml:space="preserve">. The fact that the two curves closely follow each other during </w:t>
      </w:r>
      <w:del w:id="90885"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training </w:t>
      </w:r>
      <w:del w:id="90883" w:author="Grammar Check" w:date="2026-10-02T00:00:00Z">
        <w:r>
          <w:rPr>
            <w:rFonts w:ascii="Times New Roman" w:hAnsi="Times New Roman" w:cs="Times New Roman"/>
            <w:sz w:val="24"/>
            <w:szCs w:val="24"/>
          </w:rPr>
          <w:delText xml:space="preserve">process supports the fact</w:delText>
        </w:r>
      </w:del>
      <w:ins w:id="90884" w:author="Grammar Check" w:date="2026-10-02T00:00:00Z">
        <w:r>
          <w:rPr>
            <w:rFonts w:ascii="Times New Roman" w:hAnsi="Times New Roman" w:cs="Times New Roman"/>
            <w:sz w:val="24"/>
            <w:szCs w:val="24"/>
          </w:rPr>
          <w:t xml:space="preserve">suggests</w:t>
        </w:r>
      </w:ins>
      <w:r>
        <w:rPr>
          <w:rFonts w:ascii="Times New Roman" w:hAnsi="Times New Roman" w:cs="Times New Roman"/>
          <w:sz w:val="24"/>
          <w:szCs w:val="24"/>
        </w:rPr>
        <w:t xml:space="preserve"> that the CNN-1D model is generalizable and can sustain strong performance even when used on unseen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602"/>
      </w:tblGrid>
      <w:tr w:rsidR="002E6E31" w:rsidRPr="00E66A31" w:rsidTr="00F91EDA">
        <w:tc>
          <w:tcPr>
            <w:tcW w:w="4508" w:type="dxa"/>
          </w:tcPr>
          <w:p w:rsidR="00392E02" w:rsidRPr="00E66A31" w:rsidRDefault="00392E02" w:rsidP="00DB1E9F">
            <w:pPr>
              <w:spacing w:before="240"/>
              <w:rPr>
                <w:rFonts w:ascii="Times New Roman" w:hAnsi="Times New Roman" w:cs="Times New Roman"/>
                <w:b/>
                <w:sz w:val="24"/>
                <w:szCs w:val="24"/>
              </w:rPr>
            </w:pPr>
            <w:r>
              <w:rPr>
                <w:noProof/>
                <w:sz w:val="24"/>
                <w:szCs w:val="24"/>
              </w:rPr>
              <w:drawing>
                <wp:inline distT="0" distB="0" distL="0" distR="0" wp14:anchorId="7FF7E9D0" wp14:editId="7A142D14">
                  <wp:extent cx="2778640" cy="2381693"/>
                  <wp:effectExtent l="0" t="0" r="3175" b="0"/>
                  <wp:docPr id="15" name="Picture 15" descr="C:\Users\mahesh.singh\AppData\Local\Microsoft\Windows\INetCache\Content.MSO\6518B8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hesh.singh\AppData\Local\Microsoft\Windows\INetCache\Content.MSO\6518B8CC.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387" cy="2409762"/>
                          </a:xfrm>
                          <a:prstGeom prst="rect">
                            <a:avLst/>
                          </a:prstGeom>
                          <a:noFill/>
                          <a:ln>
                            <a:noFill/>
                          </a:ln>
                        </pic:spPr>
                      </pic:pic>
                    </a:graphicData>
                  </a:graphic>
                </wp:inline>
              </w:drawing>
            </w:r>
          </w:p>
        </w:tc>
        <w:tc>
          <w:tcPr>
            <w:tcW w:w="4508" w:type="dxa"/>
          </w:tcPr>
          <w:p w:rsidR="00392E02" w:rsidRPr="00E66A31" w:rsidRDefault="00392E02" w:rsidP="00DB1E9F">
            <w:pPr>
              <w:spacing w:before="240"/>
              <w:rPr>
                <w:rFonts w:ascii="Times New Roman" w:hAnsi="Times New Roman" w:cs="Times New Roman"/>
                <w:b/>
                <w:sz w:val="24"/>
                <w:szCs w:val="24"/>
              </w:rPr>
            </w:pPr>
            <w:r>
              <w:rPr>
                <w:noProof/>
                <w:sz w:val="24"/>
                <w:szCs w:val="24"/>
              </w:rPr>
              <w:drawing>
                <wp:inline distT="0" distB="0" distL="0" distR="0" wp14:anchorId="068DB541" wp14:editId="03D6FA6F">
                  <wp:extent cx="2785731" cy="2387769"/>
                  <wp:effectExtent l="0" t="0" r="0" b="0"/>
                  <wp:docPr id="14" name="Picture 14" descr="C:\Users\mahesh.singh\AppData\Local\Microsoft\Windows\INetCache\Content.MSO\6074B4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ahesh.singh\AppData\Local\Microsoft\Windows\INetCache\Content.MSO\6074B4BA.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9689" cy="2416875"/>
                          </a:xfrm>
                          <a:prstGeom prst="rect">
                            <a:avLst/>
                          </a:prstGeom>
                          <a:noFill/>
                          <a:ln>
                            <a:noFill/>
                          </a:ln>
                        </pic:spPr>
                      </pic:pic>
                    </a:graphicData>
                  </a:graphic>
                </wp:inline>
              </w:drawing>
            </w:r>
          </w:p>
        </w:tc>
      </w:tr>
    </w:tbl>
    <w:p w:rsidR="00F91EDA" w:rsidRPr="00E66A31" w:rsidRDefault="00F91EDA" w:rsidP="00F91EDA">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17.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527A8B" w:rsidRPr="00527A8B" w:rsidRDefault="00527A8B" w:rsidP="00527A8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17, depicting the ROC and PR curves of the CNN-1D model, </w:t>
      </w:r>
      <w:del w:id="90933" w:author="Grammar Check" w:date="2026-10-02T00:00:00Z">
        <w:r>
          <w:rPr>
            <w:rFonts w:ascii="Times New Roman" w:hAnsi="Times New Roman" w:cs="Times New Roman"/>
            <w:sz w:val="24"/>
            <w:szCs w:val="24"/>
          </w:rPr>
          <w:delText xml:space="preserve">represents</w:delText>
        </w:r>
      </w:del>
      <w:ins w:id="90934" w:author="Grammar Check" w:date="2026-10-02T00:00:00Z">
        <w:r>
          <w:rPr>
            <w:rFonts w:ascii="Times New Roman" w:hAnsi="Times New Roman" w:cs="Times New Roman"/>
            <w:sz w:val="24"/>
            <w:szCs w:val="24"/>
          </w:rPr>
          <w:t xml:space="preserve">demonstrates</w:t>
        </w:r>
      </w:ins>
      <w:r>
        <w:rPr>
          <w:rFonts w:ascii="Times New Roman" w:hAnsi="Times New Roman" w:cs="Times New Roman"/>
          <w:sz w:val="24"/>
          <w:szCs w:val="24"/>
        </w:rPr>
        <w:t xml:space="preserve"> strong class-wise detection. </w:t>
      </w:r>
      <w:del w:id="90931" w:author="Grammar Check" w:date="2026-10-02T00:00:00Z">
        <w:r>
          <w:rPr>
            <w:rFonts w:ascii="Times New Roman" w:hAnsi="Times New Roman" w:cs="Times New Roman"/>
            <w:sz w:val="24"/>
            <w:szCs w:val="24"/>
          </w:rPr>
          <w:delText xml:space="preserve">Classes</w:delText>
        </w:r>
      </w:del>
      <w:ins w:id="90932" w:author="Grammar Check" w:date="2026-10-02T00:00:00Z">
        <w:r>
          <w:rPr>
            <w:rFonts w:ascii="Times New Roman" w:hAnsi="Times New Roman" w:cs="Times New Roman"/>
            <w:sz w:val="24"/>
            <w:szCs w:val="24"/>
          </w:rPr>
          <w:t xml:space="preserve">The</w:t>
        </w:r>
      </w:ins>
      <w:r>
        <w:rPr>
          <w:rFonts w:ascii="Times New Roman" w:hAnsi="Times New Roman" w:cs="Times New Roman"/>
          <w:sz w:val="24"/>
          <w:szCs w:val="24"/>
        </w:rPr>
        <w:t xml:space="preserve"> DoS and Malware </w:t>
      </w:r>
      <w:del w:id="90929" w:author="Grammar Check" w:date="2026-10-02T00:00:00Z">
        <w:r>
          <w:rPr>
            <w:rFonts w:ascii="Times New Roman" w:hAnsi="Times New Roman" w:cs="Times New Roman"/>
            <w:sz w:val="24"/>
            <w:szCs w:val="24"/>
          </w:rPr>
          <w:delText xml:space="preserve">perform</w:delText>
        </w:r>
      </w:del>
      <w:ins w:id="90930" w:author="Grammar Check" w:date="2026-10-02T00:00:00Z">
        <w:r>
          <w:rPr>
            <w:rFonts w:ascii="Times New Roman" w:hAnsi="Times New Roman" w:cs="Times New Roman"/>
            <w:sz w:val="24"/>
            <w:szCs w:val="24"/>
          </w:rPr>
          <w:t xml:space="preserve">classes</w:t>
        </w:r>
      </w:ins>
      <w:r>
        <w:rPr>
          <w:rFonts w:ascii="Times New Roman" w:hAnsi="Times New Roman" w:cs="Times New Roman"/>
          <w:sz w:val="24"/>
          <w:szCs w:val="24"/>
        </w:rPr>
        <w:t xml:space="preserve"> </w:t>
      </w:r>
      <w:del w:id="90927" w:author="Grammar Check" w:date="2026-10-02T00:00:00Z">
        <w:r>
          <w:rPr>
            <w:rFonts w:ascii="Times New Roman" w:hAnsi="Times New Roman" w:cs="Times New Roman"/>
            <w:sz w:val="24"/>
            <w:szCs w:val="24"/>
          </w:rPr>
          <w:delText xml:space="preserve">optimally</w:delText>
        </w:r>
      </w:del>
      <w:ins w:id="90928" w:author="Grammar Check" w:date="2026-10-02T00:00:00Z">
        <w:r>
          <w:rPr>
            <w:rFonts w:ascii="Times New Roman" w:hAnsi="Times New Roman" w:cs="Times New Roman"/>
            <w:sz w:val="24"/>
            <w:szCs w:val="24"/>
          </w:rPr>
          <w:t xml:space="preserve">achieve</w:t>
        </w:r>
      </w:ins>
      <w:r>
        <w:rPr>
          <w:rFonts w:ascii="Times New Roman" w:hAnsi="Times New Roman" w:cs="Times New Roman"/>
          <w:sz w:val="24"/>
          <w:szCs w:val="24"/>
        </w:rPr>
        <w:t xml:space="preserve"> </w:t>
      </w:r>
      <w:del w:id="90925" w:author="Grammar Check" w:date="2026-10-02T00:00:00Z">
        <w:r>
          <w:rPr>
            <w:rFonts w:ascii="Times New Roman" w:hAnsi="Times New Roman" w:cs="Times New Roman"/>
            <w:sz w:val="24"/>
            <w:szCs w:val="24"/>
          </w:rPr>
          <w:delText xml:space="preserve">on</w:delText>
        </w:r>
      </w:del>
      <w:ins w:id="90926" w:author="Grammar Check" w:date="2026-10-02T00:00:00Z">
        <w:r>
          <w:rPr>
            <w:rFonts w:ascii="Times New Roman" w:hAnsi="Times New Roman" w:cs="Times New Roman"/>
            <w:sz w:val="24"/>
            <w:szCs w:val="24"/>
          </w:rPr>
          <w:t xml:space="preserve">optimal</w:t>
        </w:r>
      </w:ins>
      <w:r>
        <w:rPr>
          <w:rFonts w:ascii="Times New Roman" w:hAnsi="Times New Roman" w:cs="Times New Roman"/>
          <w:sz w:val="24"/>
          <w:szCs w:val="24"/>
        </w:rPr>
        <w:t xml:space="preserve"> </w:t>
      </w:r>
      <w:ins w:id="90924" w:author="Grammar Check" w:date="2026-10-02T00:00:00Z">
        <w:r>
          <w:rPr>
            <w:rFonts w:ascii="Times New Roman" w:hAnsi="Times New Roman" w:cs="Times New Roman"/>
            <w:sz w:val="24"/>
            <w:szCs w:val="24"/>
          </w:rPr>
          <w:t xml:space="preserve">performance (</w:t>
        </w:r>
      </w:ins>
      <w:r>
        <w:rPr>
          <w:rFonts w:ascii="Times New Roman" w:hAnsi="Times New Roman" w:cs="Times New Roman"/>
          <w:sz w:val="24"/>
          <w:szCs w:val="24"/>
        </w:rPr>
        <w:t xml:space="preserve">AUC/AP </w:t>
      </w:r>
      <w:ins w:id="90923" w:author="Grammar Check" w:date="2026-10-02T00:00:00Z">
        <w:r>
          <w:rPr>
            <w:rFonts w:ascii="Times New Roman" w:hAnsi="Times New Roman" w:cs="Times New Roman"/>
            <w:sz w:val="24"/>
            <w:szCs w:val="24"/>
          </w:rPr>
          <w:t xml:space="preserve">= </w:t>
        </w:r>
      </w:ins>
      <w:r>
        <w:rPr>
          <w:rFonts w:ascii="Times New Roman" w:hAnsi="Times New Roman" w:cs="Times New Roman"/>
          <w:sz w:val="24"/>
          <w:szCs w:val="24"/>
        </w:rPr>
        <w:t xml:space="preserve">1.000</w:t>
      </w:r>
      <w:ins w:id="90922"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which indicates that the model is capable of identifying these attacks with high levels of accuracy. </w:t>
      </w:r>
      <w:del w:id="90951" w:author="Grammar Check" w:date="2026-10-02T00:00:00Z">
        <w:r>
          <w:rPr>
            <w:rFonts w:ascii="Times New Roman" w:hAnsi="Times New Roman" w:cs="Times New Roman"/>
            <w:sz w:val="24"/>
            <w:szCs w:val="24"/>
          </w:rPr>
          <w:delText xml:space="preserve">The confusion matrix of</w:delText>
        </w:r>
      </w:del>
      <w:ins w:id="90952" w:author="Grammar Check" w:date="2026-10-02T00:00:00Z">
        <w:r>
          <w:rPr>
            <w:rFonts w:ascii="Times New Roman" w:hAnsi="Times New Roman" w:cs="Times New Roman"/>
            <w:sz w:val="24"/>
            <w:szCs w:val="24"/>
          </w:rPr>
          <w:t xml:space="preserve">Although</w:t>
        </w:r>
      </w:ins>
      <w:r>
        <w:rPr>
          <w:rFonts w:ascii="Times New Roman" w:hAnsi="Times New Roman" w:cs="Times New Roman"/>
          <w:sz w:val="24"/>
          <w:szCs w:val="24"/>
        </w:rPr>
        <w:t xml:space="preserve"> the </w:t>
      </w:r>
      <w:del w:id="90949" w:author="Grammar Check" w:date="2026-10-02T00:00:00Z">
        <w:r>
          <w:rPr>
            <w:rFonts w:ascii="Times New Roman" w:hAnsi="Times New Roman" w:cs="Times New Roman"/>
            <w:sz w:val="24"/>
            <w:szCs w:val="24"/>
          </w:rPr>
          <w:delText xml:space="preserve">CNN-1D</w:delText>
        </w:r>
      </w:del>
      <w:ins w:id="90950"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w:t>
      </w:r>
      <w:del w:id="90947" w:author="Grammar Check" w:date="2026-10-02T00:00:00Z">
        <w:r>
          <w:rPr>
            <w:rFonts w:ascii="Times New Roman" w:hAnsi="Times New Roman" w:cs="Times New Roman"/>
            <w:sz w:val="24"/>
            <w:szCs w:val="24"/>
          </w:rPr>
          <w:delText xml:space="preserve">model</w:delText>
        </w:r>
      </w:del>
      <w:ins w:id="90948" w:author="Grammar Check" w:date="2026-10-02T00:00:00Z">
        <w:r>
          <w:rPr>
            <w:rFonts w:ascii="Times New Roman" w:hAnsi="Times New Roman" w:cs="Times New Roman"/>
            <w:sz w:val="24"/>
            <w:szCs w:val="24"/>
          </w:rPr>
          <w:t xml:space="preserve">class</w:t>
        </w:r>
      </w:ins>
      <w:r>
        <w:rPr>
          <w:rFonts w:ascii="Times New Roman" w:hAnsi="Times New Roman" w:cs="Times New Roman"/>
          <w:sz w:val="24"/>
          <w:szCs w:val="24"/>
        </w:rPr>
        <w:t xml:space="preserve"> </w:t>
      </w:r>
      <w:del w:id="90945" w:author="Grammar Check" w:date="2026-10-02T00:00:00Z">
        <w:r>
          <w:rPr>
            <w:rFonts w:ascii="Times New Roman" w:hAnsi="Times New Roman" w:cs="Times New Roman"/>
            <w:sz w:val="24"/>
            <w:szCs w:val="24"/>
          </w:rPr>
          <w:delText xml:space="preserve">shows correct and incorrect classifications among benign and attack classes. Despite being</w:delText>
        </w:r>
      </w:del>
      <w:ins w:id="90946" w:author="Grammar Check" w:date="2026-10-02T00:00:00Z">
        <w:r>
          <w:rPr>
            <w:rFonts w:ascii="Times New Roman" w:hAnsi="Times New Roman" w:cs="Times New Roman"/>
            <w:sz w:val="24"/>
            <w:szCs w:val="24"/>
          </w:rPr>
          <w:t xml:space="preserve">is</w:t>
        </w:r>
      </w:ins>
      <w:r>
        <w:rPr>
          <w:rFonts w:ascii="Times New Roman" w:hAnsi="Times New Roman" w:cs="Times New Roman"/>
          <w:sz w:val="24"/>
          <w:szCs w:val="24"/>
        </w:rPr>
        <w:t xml:space="preserve"> more difficult to </w:t>
      </w:r>
      <w:del w:id="90943" w:author="Grammar Check" w:date="2026-10-02T00:00:00Z">
        <w:r>
          <w:rPr>
            <w:rFonts w:ascii="Times New Roman" w:hAnsi="Times New Roman" w:cs="Times New Roman"/>
            <w:sz w:val="24"/>
            <w:szCs w:val="24"/>
          </w:rPr>
          <w:delText xml:space="preserve">manage</w:delText>
        </w:r>
      </w:del>
      <w:ins w:id="90944" w:author="Grammar Check" w:date="2026-10-02T00:00:00Z">
        <w:r>
          <w:rPr>
            <w:rFonts w:ascii="Times New Roman" w:hAnsi="Times New Roman" w:cs="Times New Roman"/>
            <w:sz w:val="24"/>
            <w:szCs w:val="24"/>
          </w:rPr>
          <w:t xml:space="preserve">detect</w:t>
        </w:r>
      </w:ins>
      <w:r>
        <w:rPr>
          <w:rFonts w:ascii="Times New Roman" w:hAnsi="Times New Roman" w:cs="Times New Roman"/>
          <w:sz w:val="24"/>
          <w:szCs w:val="24"/>
        </w:rPr>
        <w:t xml:space="preserve"> because of its </w:t>
      </w:r>
      <w:del w:id="90941" w:author="Grammar Check" w:date="2026-10-02T00:00:00Z">
        <w:r>
          <w:rPr>
            <w:rFonts w:ascii="Times New Roman" w:hAnsi="Times New Roman" w:cs="Times New Roman"/>
            <w:sz w:val="24"/>
            <w:szCs w:val="24"/>
          </w:rPr>
          <w:delText xml:space="preserve">rather insensitive</w:delText>
        </w:r>
      </w:del>
      <w:ins w:id="90942" w:author="Grammar Check" w:date="2026-10-02T00:00:00Z">
        <w:r>
          <w:rPr>
            <w:rFonts w:ascii="Times New Roman" w:hAnsi="Times New Roman" w:cs="Times New Roman"/>
            <w:sz w:val="24"/>
            <w:szCs w:val="24"/>
          </w:rPr>
          <w:t xml:space="preserve">subtle</w:t>
        </w:r>
      </w:ins>
      <w:r>
        <w:rPr>
          <w:rFonts w:ascii="Times New Roman" w:hAnsi="Times New Roman" w:cs="Times New Roman"/>
          <w:sz w:val="24"/>
          <w:szCs w:val="24"/>
        </w:rPr>
        <w:t xml:space="preserve"> traffic </w:t>
      </w:r>
      <w:del w:id="90939" w:author="Grammar Check" w:date="2026-10-02T00:00:00Z">
        <w:r>
          <w:rPr>
            <w:rFonts w:ascii="Times New Roman" w:hAnsi="Times New Roman" w:cs="Times New Roman"/>
            <w:sz w:val="24"/>
            <w:szCs w:val="24"/>
          </w:rPr>
          <w:delText xml:space="preserve">pattern</w:delText>
        </w:r>
      </w:del>
      <w:ins w:id="90940" w:author="Grammar Check" w:date="2026-10-02T00:00:00Z">
        <w:r>
          <w:rPr>
            <w:rFonts w:ascii="Times New Roman" w:hAnsi="Times New Roman" w:cs="Times New Roman"/>
            <w:sz w:val="24"/>
            <w:szCs w:val="24"/>
          </w:rPr>
          <w:t xml:space="preserve">patterns</w:t>
        </w:r>
      </w:ins>
      <w:r>
        <w:rPr>
          <w:rFonts w:ascii="Times New Roman" w:hAnsi="Times New Roman" w:cs="Times New Roman"/>
          <w:sz w:val="24"/>
          <w:szCs w:val="24"/>
        </w:rPr>
        <w:t xml:space="preserve">, </w:t>
      </w:r>
      <w:del w:id="90937" w:author="Grammar Check" w:date="2026-10-02T00:00:00Z">
        <w:r>
          <w:rPr>
            <w:rFonts w:ascii="Times New Roman" w:hAnsi="Times New Roman" w:cs="Times New Roman"/>
            <w:sz w:val="24"/>
            <w:szCs w:val="24"/>
          </w:rPr>
          <w:delText xml:space="preserve">the</w:delText>
        </w:r>
      </w:del>
      <w:ins w:id="90938" w:author="Grammar Check" w:date="2026-10-02T00:00:00Z">
        <w:r>
          <w:rPr>
            <w:rFonts w:ascii="Times New Roman" w:hAnsi="Times New Roman" w:cs="Times New Roman"/>
            <w:sz w:val="24"/>
            <w:szCs w:val="24"/>
          </w:rPr>
          <w:t xml:space="preserve">it</w:t>
        </w:r>
      </w:ins>
      <w:r>
        <w:rPr>
          <w:rFonts w:ascii="Times New Roman" w:hAnsi="Times New Roman" w:cs="Times New Roman"/>
          <w:sz w:val="24"/>
          <w:szCs w:val="24"/>
        </w:rPr>
        <w:t xml:space="preserve"> </w:t>
      </w:r>
      <w:del w:id="90935" w:author="Grammar Check" w:date="2026-10-02T00:00:00Z">
        <w:r>
          <w:rPr>
            <w:rFonts w:ascii="Times New Roman" w:hAnsi="Times New Roman" w:cs="Times New Roman"/>
            <w:sz w:val="24"/>
            <w:szCs w:val="24"/>
          </w:rPr>
          <w:delText xml:space="preserve">Web class provides</w:delText>
        </w:r>
      </w:del>
      <w:ins w:id="90936" w:author="Grammar Check" w:date="2026-10-02T00:00:00Z">
        <w:r>
          <w:rPr>
            <w:rFonts w:ascii="Times New Roman" w:hAnsi="Times New Roman" w:cs="Times New Roman"/>
            <w:sz w:val="24"/>
            <w:szCs w:val="24"/>
          </w:rPr>
          <w:t xml:space="preserve">achieves</w:t>
        </w:r>
      </w:ins>
      <w:r>
        <w:rPr>
          <w:rFonts w:ascii="Times New Roman" w:hAnsi="Times New Roman" w:cs="Times New Roman"/>
          <w:sz w:val="24"/>
          <w:szCs w:val="24"/>
        </w:rPr>
        <w:t xml:space="preserve"> competitive performance (AUC = 0.999, AP = 0.777).</w:t>
      </w:r>
    </w:p>
    <w:p w:rsidR="00C0145E" w:rsidRPr="00E66A31" w:rsidRDefault="00392E02" w:rsidP="000D66E0">
      <w:pPr>
        <w:spacing w:before="240" w:after="0"/>
        <w:jc w:val="center"/>
        <w:rPr>
          <w:rFonts w:ascii="Times New Roman" w:hAnsi="Times New Roman" w:cs="Times New Roman"/>
          <w:b/>
          <w:sz w:val="24"/>
          <w:szCs w:val="24"/>
        </w:rPr>
      </w:pPr>
      <w:r>
        <w:rPr>
          <w:noProof/>
          <w:sz w:val="24"/>
          <w:szCs w:val="24"/>
        </w:rPr>
        <w:drawing>
          <wp:inline distT="0" distB="0" distL="0" distR="0" wp14:anchorId="73EAC13C" wp14:editId="40864FB1">
            <wp:extent cx="3815255" cy="3089319"/>
            <wp:effectExtent l="0" t="0" r="0" b="0"/>
            <wp:docPr id="16" name="Picture 16" descr="C:\Users\mahesh.singh\AppData\Local\Microsoft\Windows\INetCache\Content.MSO\C6CBA5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hesh.singh\AppData\Local\Microsoft\Windows\INetCache\Content.MSO\C6CBA58E.tmp"/>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5532"/>
                    <a:stretch/>
                  </pic:blipFill>
                  <pic:spPr bwMode="auto">
                    <a:xfrm>
                      <a:off x="0" y="0"/>
                      <a:ext cx="3903151" cy="3160491"/>
                    </a:xfrm>
                    <a:prstGeom prst="rect">
                      <a:avLst/>
                    </a:prstGeom>
                    <a:noFill/>
                    <a:ln>
                      <a:noFill/>
                    </a:ln>
                    <a:extLst>
                      <a:ext uri="{53640926-AAD7-44D8-BBD7-CCE9431645EC}">
                        <a14:shadowObscured xmlns:a14="http://schemas.microsoft.com/office/drawing/2010/main"/>
                      </a:ext>
                    </a:extLst>
                  </pic:spPr>
                </pic:pic>
              </a:graphicData>
            </a:graphic>
          </wp:inline>
        </w:drawing>
      </w:r>
    </w:p>
    <w:p w:rsidR="004F3EE3" w:rsidRPr="00E66A31" w:rsidRDefault="004F3EE3" w:rsidP="004F3EE3">
      <w:pPr>
        <w:spacing w:after="0"/>
        <w:jc w:val="center"/>
        <w:rPr>
          <w:rFonts w:ascii="Times New Roman" w:hAnsi="Times New Roman" w:cs="Times New Roman"/>
          <w:b/>
          <w:sz w:val="24"/>
          <w:szCs w:val="24"/>
        </w:rPr>
      </w:pPr>
      <w:r>
        <w:rPr>
          <w:rFonts w:ascii="Times New Roman" w:hAnsi="Times New Roman" w:cs="Times New Roman"/>
          <w:b/>
          <w:sz w:val="24"/>
          <w:szCs w:val="24"/>
        </w:rPr>
        <w:t>Figure 18.</w:t>
      </w:r>
      <w:r>
        <w:rPr>
          <w:rFonts w:ascii="Times New Roman" w:hAnsi="Times New Roman" w:cs="Times New Roman"/>
          <w:sz w:val="24"/>
          <w:szCs w:val="24"/>
        </w:rPr>
        <w:t xml:space="preserve"> Confusion matrix of the </w:t>
      </w:r>
      <w:r>
        <w:rPr>
          <w:rFonts w:ascii="Times New Roman" w:hAnsi="Times New Roman" w:cs="Times New Roman"/>
          <w:bCs/>
          <w:sz w:val="24"/>
          <w:szCs w:val="24"/>
        </w:rPr>
        <w:t xml:space="preserve">CNN-1D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Pr="00527A8B" w:rsidRDefault="00527A8B" w:rsidP="00527A8B">
      <w:pPr>
        <w:spacing w:before="240" w:after="0"/>
        <w:rPr>
          <w:rFonts w:ascii="Times New Roman" w:hAnsi="Times New Roman" w:cs="Times New Roman"/>
          <w:sz w:val="24"/>
          <w:szCs w:val="24"/>
        </w:rPr>
      </w:pPr>
      <w:r>
        <w:rPr>
          <w:rFonts w:ascii="Times New Roman" w:hAnsi="Times New Roman" w:cs="Times New Roman"/>
          <w:sz w:val="24"/>
          <w:szCs w:val="24"/>
        </w:rPr>
        <w:t xml:space="preserve">The confusion matrix of the CNN-1D model shows the correct and incorrect classifications for both benign and attack classes. The confusion matrix indicates high classification </w:t>
      </w:r>
      <w:ins w:id="90971" w:author="Grammar Check" w:date="2026-10-02T00:00:00Z">
        <w:r>
          <w:rPr>
            <w:rFonts w:ascii="Times New Roman" w:hAnsi="Times New Roman" w:cs="Times New Roman"/>
            <w:sz w:val="24"/>
            <w:szCs w:val="24"/>
          </w:rPr>
          <w:t xml:space="preserve">accuracy, </w:t>
        </w:r>
      </w:ins>
      <w:r>
        <w:rPr>
          <w:rFonts w:ascii="Times New Roman" w:hAnsi="Times New Roman" w:cs="Times New Roman"/>
          <w:sz w:val="24"/>
          <w:szCs w:val="24"/>
        </w:rPr>
        <w:t xml:space="preserve">with</w:t>
      </w:r>
      <w:del w:id="90970" w:author="Grammar Check" w:date="2026-10-02T00:00:00Z">
        <w:r>
          <w:rPr>
            <w:rFonts w:ascii="Times New Roman" w:hAnsi="Times New Roman" w:cs="Times New Roman"/>
            <w:sz w:val="24"/>
            <w:szCs w:val="24"/>
          </w:rPr>
          <w:delText xml:space="preserve"> incorrectly identified</w:delText>
        </w:r>
      </w:del>
      <w:r>
        <w:rPr>
          <w:rFonts w:ascii="Times New Roman" w:hAnsi="Times New Roman" w:cs="Times New Roman"/>
          <w:sz w:val="24"/>
          <w:szCs w:val="24"/>
        </w:rPr>
        <w:t xml:space="preserve"> DoS and malware</w:t>
      </w:r>
      <w:ins w:id="90969" w:author="Grammar Check" w:date="2026-10-02T00:00:00Z">
        <w:r>
          <w:rPr>
            <w:rFonts w:ascii="Times New Roman" w:hAnsi="Times New Roman" w:cs="Times New Roman"/>
            <w:sz w:val="24"/>
            <w:szCs w:val="24"/>
          </w:rPr>
          <w:t xml:space="preserve"> correctly identified</w:t>
        </w:r>
      </w:ins>
      <w:r>
        <w:rPr>
          <w:rFonts w:ascii="Times New Roman" w:hAnsi="Times New Roman" w:cs="Times New Roman"/>
          <w:sz w:val="24"/>
          <w:szCs w:val="24"/>
        </w:rPr>
        <w:t xml:space="preserve"> in almost all cases and</w:t>
      </w:r>
      <w:ins w:id="90968" w:author="Grammar Check" w:date="2026-10-02T00:00:00Z">
        <w:r>
          <w:rPr>
            <w:rFonts w:ascii="Times New Roman" w:hAnsi="Times New Roman" w:cs="Times New Roman"/>
            <w:sz w:val="24"/>
            <w:szCs w:val="24"/>
          </w:rPr>
          <w:t xml:space="preserve"> only</w:t>
        </w:r>
      </w:ins>
      <w:r>
        <w:rPr>
          <w:rFonts w:ascii="Times New Roman" w:hAnsi="Times New Roman" w:cs="Times New Roman"/>
          <w:sz w:val="24"/>
          <w:szCs w:val="24"/>
        </w:rPr>
        <w:t xml:space="preserve"> a few misclassifications, as shown in Figure 18. There is some overlap between </w:t>
      </w:r>
      <w:ins w:id="90967" w:author="Grammar Check" w:date="2026-10-02T00:00:00Z">
        <w:r>
          <w:rPr>
            <w:rFonts w:ascii="Times New Roman" w:hAnsi="Times New Roman" w:cs="Times New Roman"/>
            <w:sz w:val="24"/>
            <w:szCs w:val="24"/>
          </w:rPr>
          <w:t xml:space="preserve">the </w:t>
        </w:r>
      </w:ins>
      <w:r>
        <w:rPr>
          <w:rFonts w:ascii="Times New Roman" w:hAnsi="Times New Roman" w:cs="Times New Roman"/>
          <w:sz w:val="24"/>
          <w:szCs w:val="24"/>
        </w:rPr>
        <w:t xml:space="preserve">benign and unauthorized classes, although, </w:t>
      </w:r>
      <w:del w:id="90965" w:author="Grammar Check" w:date="2026-10-02T00:00:00Z">
        <w:r>
          <w:rPr>
            <w:rFonts w:ascii="Times New Roman" w:hAnsi="Times New Roman" w:cs="Times New Roman"/>
            <w:sz w:val="24"/>
            <w:szCs w:val="24"/>
          </w:rPr>
          <w:delText xml:space="preserve">as a rule</w:delText>
        </w:r>
      </w:del>
      <w:ins w:id="90966" w:author="Grammar Check" w:date="2026-10-02T00:00:00Z">
        <w:r>
          <w:rPr>
            <w:rFonts w:ascii="Times New Roman" w:hAnsi="Times New Roman" w:cs="Times New Roman"/>
            <w:sz w:val="24"/>
            <w:szCs w:val="24"/>
          </w:rPr>
          <w:t xml:space="preserve">overall</w:t>
        </w:r>
      </w:ins>
      <w:r>
        <w:rPr>
          <w:rFonts w:ascii="Times New Roman" w:hAnsi="Times New Roman" w:cs="Times New Roman"/>
          <w:sz w:val="24"/>
          <w:szCs w:val="24"/>
        </w:rPr>
        <w:t xml:space="preserve">, the CNN-1D model </w:t>
      </w:r>
      <w:del w:id="90963" w:author="Grammar Check" w:date="2026-10-02T00:00:00Z">
        <w:r>
          <w:rPr>
            <w:rFonts w:ascii="Times New Roman" w:hAnsi="Times New Roman" w:cs="Times New Roman"/>
            <w:sz w:val="24"/>
            <w:szCs w:val="24"/>
          </w:rPr>
          <w:delText xml:space="preserve">does</w:delText>
        </w:r>
      </w:del>
      <w:ins w:id="90964" w:author="Grammar Check" w:date="2026-10-02T00:00:00Z">
        <w:r>
          <w:rPr>
            <w:rFonts w:ascii="Times New Roman" w:hAnsi="Times New Roman" w:cs="Times New Roman"/>
            <w:sz w:val="24"/>
            <w:szCs w:val="24"/>
          </w:rPr>
          <w:t xml:space="preserve">produces</w:t>
        </w:r>
      </w:ins>
      <w:r>
        <w:rPr>
          <w:rFonts w:ascii="Times New Roman" w:hAnsi="Times New Roman" w:cs="Times New Roman"/>
          <w:sz w:val="24"/>
          <w:szCs w:val="24"/>
        </w:rPr>
        <w:t xml:space="preserve"> </w:t>
      </w:r>
      <w:del w:id="90961" w:author="Grammar Check" w:date="2026-10-02T00:00:00Z">
        <w:r>
          <w:rPr>
            <w:rFonts w:ascii="Times New Roman" w:hAnsi="Times New Roman" w:cs="Times New Roman"/>
            <w:sz w:val="24"/>
            <w:szCs w:val="24"/>
          </w:rPr>
          <w:delText xml:space="preserve">not</w:delText>
        </w:r>
      </w:del>
      <w:ins w:id="90962" w:author="Grammar Check" w:date="2026-10-02T00:00:00Z">
        <w:r>
          <w:rPr>
            <w:rFonts w:ascii="Times New Roman" w:hAnsi="Times New Roman" w:cs="Times New Roman"/>
            <w:sz w:val="24"/>
            <w:szCs w:val="24"/>
          </w:rPr>
          <w:t xml:space="preserve">few</w:t>
        </w:r>
      </w:ins>
      <w:r>
        <w:rPr>
          <w:rFonts w:ascii="Times New Roman" w:hAnsi="Times New Roman" w:cs="Times New Roman"/>
          <w:sz w:val="24"/>
          <w:szCs w:val="24"/>
        </w:rPr>
        <w:t xml:space="preserve"> </w:t>
      </w:r>
      <w:del w:id="90959" w:author="Grammar Check" w:date="2026-10-02T00:00:00Z">
        <w:r>
          <w:rPr>
            <w:rFonts w:ascii="Times New Roman" w:hAnsi="Times New Roman" w:cs="Times New Roman"/>
            <w:sz w:val="24"/>
            <w:szCs w:val="24"/>
          </w:rPr>
          <w:delText xml:space="preserve">have</w:delText>
        </w:r>
      </w:del>
      <w:ins w:id="90960" w:author="Grammar Check" w:date="2026-10-02T00:00:00Z">
        <w:r>
          <w:rPr>
            <w:rFonts w:ascii="Times New Roman" w:hAnsi="Times New Roman" w:cs="Times New Roman"/>
            <w:sz w:val="24"/>
            <w:szCs w:val="24"/>
          </w:rPr>
          <w:t xml:space="preserve">errors</w:t>
        </w:r>
      </w:ins>
      <w:r>
        <w:rPr>
          <w:rFonts w:ascii="Times New Roman" w:hAnsi="Times New Roman" w:cs="Times New Roman"/>
          <w:sz w:val="24"/>
          <w:szCs w:val="24"/>
        </w:rPr>
        <w:t xml:space="preserve"> </w:t>
      </w:r>
      <w:del w:id="90957" w:author="Grammar Check" w:date="2026-10-02T00:00:00Z">
        <w:r>
          <w:rPr>
            <w:rFonts w:ascii="Times New Roman" w:hAnsi="Times New Roman" w:cs="Times New Roman"/>
            <w:sz w:val="24"/>
            <w:szCs w:val="24"/>
          </w:rPr>
          <w:delText xml:space="preserve">many failures in</w:delText>
        </w:r>
      </w:del>
      <w:ins w:id="90958"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all classes</w:t>
      </w:r>
      <w:del w:id="90956" w:author="Grammar Check" w:date="2026-10-02T00:00:00Z">
        <w:r>
          <w:rPr>
            <w:rFonts w:ascii="Times New Roman" w:hAnsi="Times New Roman" w:cs="Times New Roman"/>
            <w:sz w:val="24"/>
            <w:szCs w:val="24"/>
          </w:rPr>
          <w:delText xml:space="preserve">,</w:delText>
        </w:r>
      </w:del>
      <w:r>
        <w:rPr>
          <w:rFonts w:ascii="Times New Roman" w:hAnsi="Times New Roman" w:cs="Times New Roman"/>
          <w:sz w:val="24"/>
          <w:szCs w:val="24"/>
        </w:rPr>
        <w:t xml:space="preserve"> and</w:t>
      </w:r>
      <w:del w:id="90955" w:author="Grammar Check" w:date="2026-10-02T00:00:00Z">
        <w:r>
          <w:rPr>
            <w:rFonts w:ascii="Times New Roman" w:hAnsi="Times New Roman" w:cs="Times New Roman"/>
            <w:sz w:val="24"/>
            <w:szCs w:val="24"/>
          </w:rPr>
          <w:delText xml:space="preserve"> it</w:delText>
        </w:r>
      </w:del>
      <w:r>
        <w:rPr>
          <w:rFonts w:ascii="Times New Roman" w:hAnsi="Times New Roman" w:cs="Times New Roman"/>
          <w:sz w:val="24"/>
          <w:szCs w:val="24"/>
        </w:rPr>
        <w:t xml:space="preserve"> is quite accurate in detecting the smaller </w:t>
      </w:r>
      <w:del w:id="90953" w:author="Grammar Check" w:date="2026-10-02T00:00:00Z">
        <w:r>
          <w:rPr>
            <w:rFonts w:ascii="Times New Roman" w:hAnsi="Times New Roman" w:cs="Times New Roman"/>
            <w:sz w:val="24"/>
            <w:szCs w:val="24"/>
          </w:rPr>
          <w:delText xml:space="preserve">web</w:delText>
        </w:r>
      </w:del>
      <w:ins w:id="90954"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class as well.</w:t>
      </w:r>
    </w:p>
    <w:p w:rsidR="00885690" w:rsidRPr="00E66A31" w:rsidRDefault="00EB6C91" w:rsidP="00EB6C91">
      <w:pPr>
        <w:spacing w:before="240" w:after="0"/>
        <w:rPr>
          <w:rFonts w:ascii="Times New Roman" w:hAnsi="Times New Roman" w:cs="Times New Roman"/>
          <w:b/>
          <w:sz w:val="24"/>
          <w:szCs w:val="24"/>
        </w:rPr>
      </w:pPr>
      <w:r>
        <w:rPr>
          <w:rFonts w:ascii="Times New Roman" w:hAnsi="Times New Roman" w:cs="Times New Roman"/>
          <w:b/>
          <w:sz w:val="24"/>
          <w:szCs w:val="24"/>
        </w:rPr>
        <w:t>4.4 Analysis of LSTM Model</w:t>
      </w:r>
    </w:p>
    <w:p w:rsidR="00527A8B" w:rsidRPr="00527A8B" w:rsidRDefault="00527A8B" w:rsidP="00527A8B">
      <w:pPr>
        <w:spacing w:before="240"/>
        <w:jc w:val="both"/>
        <w:rPr>
          <w:rFonts w:ascii="Times New Roman" w:hAnsi="Times New Roman" w:cs="Times New Roman"/>
          <w:sz w:val="24"/>
          <w:szCs w:val="24"/>
        </w:rPr>
      </w:pPr>
      <w:r>
        <w:rPr>
          <w:rFonts w:ascii="Times New Roman" w:hAnsi="Times New Roman" w:cs="Times New Roman"/>
          <w:sz w:val="24"/>
          <w:szCs w:val="24"/>
        </w:rPr>
        <w:t xml:space="preserve">In this section</w:t>
      </w:r>
      <w:ins w:id="90990"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the LSTM model was </w:t>
      </w:r>
      <w:del w:id="90988" w:author="Grammar Check" w:date="2026-10-02T00:00:00Z">
        <w:r>
          <w:rPr>
            <w:rFonts w:ascii="Times New Roman" w:hAnsi="Times New Roman" w:cs="Times New Roman"/>
            <w:sz w:val="24"/>
            <w:szCs w:val="24"/>
          </w:rPr>
          <w:delText xml:space="preserve">tested on the data</w:delText>
        </w:r>
      </w:del>
      <w:ins w:id="90989" w:author="Grammar Check" w:date="2026-10-02T00:00:00Z">
        <w:r>
          <w:rPr>
            <w:rFonts w:ascii="Times New Roman" w:hAnsi="Times New Roman" w:cs="Times New Roman"/>
            <w:sz w:val="24"/>
            <w:szCs w:val="24"/>
          </w:rPr>
          <w:t xml:space="preserve">evaluated</w:t>
        </w:r>
      </w:ins>
      <w:r>
        <w:rPr>
          <w:rFonts w:ascii="Times New Roman" w:hAnsi="Times New Roman" w:cs="Times New Roman"/>
          <w:sz w:val="24"/>
          <w:szCs w:val="24"/>
        </w:rPr>
        <w:t xml:space="preserve"> to identify </w:t>
      </w:r>
      <w:del w:id="90986" w:author="Grammar Check" w:date="2026-10-02T00:00:00Z">
        <w:r>
          <w:rPr>
            <w:rFonts w:ascii="Times New Roman" w:hAnsi="Times New Roman" w:cs="Times New Roman"/>
            <w:sz w:val="24"/>
            <w:szCs w:val="24"/>
          </w:rPr>
          <w:delText xml:space="preserve">any</w:delText>
        </w:r>
      </w:del>
      <w:ins w:id="90987" w:author="Grammar Check" w:date="2026-10-02T00:00:00Z">
        <w:r>
          <w:rPr>
            <w:rFonts w:ascii="Times New Roman" w:hAnsi="Times New Roman" w:cs="Times New Roman"/>
            <w:sz w:val="24"/>
            <w:szCs w:val="24"/>
          </w:rPr>
          <w:t xml:space="preserve">temporal</w:t>
        </w:r>
      </w:ins>
      <w:r>
        <w:rPr>
          <w:rFonts w:ascii="Times New Roman" w:hAnsi="Times New Roman" w:cs="Times New Roman"/>
          <w:sz w:val="24"/>
          <w:szCs w:val="24"/>
        </w:rPr>
        <w:t xml:space="preserve"> </w:t>
      </w:r>
      <w:del w:id="90984" w:author="Grammar Check" w:date="2026-10-02T00:00:00Z">
        <w:r>
          <w:rPr>
            <w:rFonts w:ascii="Times New Roman" w:hAnsi="Times New Roman" w:cs="Times New Roman"/>
            <w:sz w:val="24"/>
            <w:szCs w:val="24"/>
          </w:rPr>
          <w:delText xml:space="preserve">time dependence</w:delText>
        </w:r>
      </w:del>
      <w:ins w:id="90985" w:author="Grammar Check" w:date="2026-10-02T00:00:00Z">
        <w:r>
          <w:rPr>
            <w:rFonts w:ascii="Times New Roman" w:hAnsi="Times New Roman" w:cs="Times New Roman"/>
            <w:sz w:val="24"/>
            <w:szCs w:val="24"/>
          </w:rPr>
          <w:t xml:space="preserve">dependencies</w:t>
        </w:r>
      </w:ins>
      <w:r>
        <w:rPr>
          <w:rFonts w:ascii="Times New Roman" w:hAnsi="Times New Roman" w:cs="Times New Roman"/>
          <w:sz w:val="24"/>
          <w:szCs w:val="24"/>
        </w:rPr>
        <w:t xml:space="preserve"> in IoT network traffic to better detect botnet attacks. Its </w:t>
      </w:r>
      <w:del w:id="90982" w:author="Grammar Check" w:date="2026-10-02T00:00:00Z">
        <w:r>
          <w:rPr>
            <w:rFonts w:ascii="Times New Roman" w:hAnsi="Times New Roman" w:cs="Times New Roman"/>
            <w:sz w:val="24"/>
            <w:szCs w:val="24"/>
          </w:rPr>
          <w:delText xml:space="preserve">behaviour</w:delText>
        </w:r>
      </w:del>
      <w:ins w:id="90983" w:author="Grammar Check" w:date="2026-10-02T00:00:00Z">
        <w:r>
          <w:rPr>
            <w:rFonts w:ascii="Times New Roman" w:hAnsi="Times New Roman" w:cs="Times New Roman"/>
            <w:sz w:val="24"/>
            <w:szCs w:val="24"/>
          </w:rPr>
          <w:t xml:space="preserve">behavior</w:t>
        </w:r>
      </w:ins>
      <w:r>
        <w:rPr>
          <w:rFonts w:ascii="Times New Roman" w:hAnsi="Times New Roman" w:cs="Times New Roman"/>
          <w:sz w:val="24"/>
          <w:szCs w:val="24"/>
        </w:rPr>
        <w:t xml:space="preserve"> was assessed using </w:t>
      </w:r>
      <w:del w:id="90981" w:author="Grammar Check" w:date="2026-10-02T00:00:00Z">
        <w:r>
          <w:rPr>
            <w:rFonts w:ascii="Times New Roman" w:hAnsi="Times New Roman" w:cs="Times New Roman"/>
            <w:sz w:val="24"/>
            <w:szCs w:val="24"/>
          </w:rPr>
          <w:delText xml:space="preserve">metrics in </w:delText>
        </w:r>
      </w:del>
      <w:r>
        <w:rPr>
          <w:rFonts w:ascii="Times New Roman" w:hAnsi="Times New Roman" w:cs="Times New Roman"/>
          <w:sz w:val="24"/>
          <w:szCs w:val="24"/>
        </w:rPr>
        <w:t xml:space="preserve">epoch-wise accuracy</w:t>
      </w:r>
      <w:del w:id="90979" w:author="Grammar Check" w:date="2026-10-02T00:00:00Z">
        <w:r>
          <w:rPr>
            <w:rFonts w:ascii="Times New Roman" w:hAnsi="Times New Roman" w:cs="Times New Roman"/>
            <w:sz w:val="24"/>
            <w:szCs w:val="24"/>
          </w:rPr>
          <w:delText xml:space="preserve">-</w:delText>
        </w:r>
      </w:del>
      <w:ins w:id="90980" w:author="Grammar Check" w:date="2026-10-02T00:00:00Z">
        <w:r>
          <w:rPr>
            <w:rFonts w:ascii="Times New Roman" w:hAnsi="Times New Roman" w:cs="Times New Roman"/>
            <w:sz w:val="24"/>
            <w:szCs w:val="24"/>
          </w:rPr>
          <w:t xml:space="preserve"> and </w:t>
        </w:r>
      </w:ins>
      <w:r>
        <w:rPr>
          <w:rFonts w:ascii="Times New Roman" w:hAnsi="Times New Roman" w:cs="Times New Roman"/>
          <w:sz w:val="24"/>
          <w:szCs w:val="24"/>
        </w:rPr>
        <w:t xml:space="preserve">loss, ROC/PR curves</w:t>
      </w:r>
      <w:ins w:id="90978"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and the confusion matrix, which showed </w:t>
      </w:r>
      <w:del w:id="90976" w:author="Grammar Check" w:date="2026-10-02T00:00:00Z">
        <w:r>
          <w:rPr>
            <w:rFonts w:ascii="Times New Roman" w:hAnsi="Times New Roman" w:cs="Times New Roman"/>
            <w:sz w:val="24"/>
            <w:szCs w:val="24"/>
          </w:rPr>
          <w:delText xml:space="preserve">high</w:delText>
        </w:r>
      </w:del>
      <w:ins w:id="90977" w:author="Grammar Check" w:date="2026-10-02T00:00:00Z">
        <w:r>
          <w:rPr>
            <w:rFonts w:ascii="Times New Roman" w:hAnsi="Times New Roman" w:cs="Times New Roman"/>
            <w:sz w:val="24"/>
            <w:szCs w:val="24"/>
          </w:rPr>
          <w:t xml:space="preserve">strong</w:t>
        </w:r>
      </w:ins>
      <w:r>
        <w:rPr>
          <w:rFonts w:ascii="Times New Roman" w:hAnsi="Times New Roman" w:cs="Times New Roman"/>
          <w:sz w:val="24"/>
          <w:szCs w:val="24"/>
        </w:rPr>
        <w:t xml:space="preserve"> sequential learning, consistent convergence</w:t>
      </w:r>
      <w:ins w:id="90975"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and confident</w:t>
      </w:r>
      <w:del w:id="90974" w:author="Grammar Check" w:date="2026-10-02T00:00:00Z">
        <w:r>
          <w:rPr>
            <w:rFonts w:ascii="Times New Roman" w:hAnsi="Times New Roman" w:cs="Times New Roman"/>
            <w:sz w:val="24"/>
            <w:szCs w:val="24"/>
          </w:rPr>
          <w:delText xml:space="preserve"> behaviour of the model in terms of</w:delText>
        </w:r>
      </w:del>
      <w:r>
        <w:rPr>
          <w:rFonts w:ascii="Times New Roman" w:hAnsi="Times New Roman" w:cs="Times New Roman"/>
          <w:sz w:val="24"/>
          <w:szCs w:val="24"/>
        </w:rPr>
        <w:t xml:space="preserve"> class-wise prediction </w:t>
      </w:r>
      <w:del w:id="90972" w:author="Grammar Check" w:date="2026-10-02T00:00:00Z">
        <w:r>
          <w:rPr>
            <w:rFonts w:ascii="Times New Roman" w:hAnsi="Times New Roman" w:cs="Times New Roman"/>
            <w:sz w:val="24"/>
            <w:szCs w:val="24"/>
          </w:rPr>
          <w:delText xml:space="preserve">in</w:delText>
        </w:r>
      </w:del>
      <w:ins w:id="90973"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different attack types.</w:t>
      </w:r>
    </w:p>
    <w:p w:rsidR="002A4329" w:rsidRPr="00E66A31" w:rsidRDefault="002A4329" w:rsidP="00237C74">
      <w:pPr>
        <w:spacing w:before="240"/>
        <w:jc w:val="center"/>
        <w:rPr>
          <w:rFonts w:ascii="Times New Roman" w:hAnsi="Times New Roman" w:cs="Times New Roman"/>
          <w:b/>
          <w:sz w:val="24"/>
          <w:szCs w:val="24"/>
        </w:rPr>
      </w:pPr>
      <w:r>
        <w:rPr>
          <w:rFonts w:ascii="Times New Roman" w:hAnsi="Times New Roman" w:cs="Times New Roman"/>
          <w:b/>
          <w:color w:val="C00000"/>
          <w:sz w:val="24"/>
          <w:szCs w:val="24"/>
        </w:rPr>
        <w:t>Table 5</w:t>
      </w:r>
      <w:del w:id="91383" w:author="Grammar Check" w:date="2026-10-02T00:00:00Z">
        <w:r>
          <w:rPr>
            <w:rFonts w:ascii="Times New Roman" w:hAnsi="Times New Roman" w:cs="Times New Roman"/>
            <w:b/>
            <w:sz w:val="24"/>
            <w:szCs w:val="24"/>
          </w:rPr>
          <w:delText xml:space="preserve">:</w:delText>
        </w:r>
      </w:del>
      <w:ins w:id="91384" w:author="Grammar Check" w:date="2026-10-02T00:00:00Z">
        <w:r>
          <w:rPr>
            <w:rFonts w:ascii="Times New Roman" w:hAnsi="Times New Roman" w:cs="Times New Roman"/>
            <w:b/>
            <w:sz w:val="24"/>
            <w:szCs w:val="24"/>
          </w:rPr>
          <w:t xml:space="preserve">.</w:t>
        </w:r>
      </w:ins>
      <w:r>
        <w:rPr>
          <w:rFonts w:ascii="Times New Roman" w:hAnsi="Times New Roman" w:cs="Times New Roman"/>
          <w:b/>
          <w:sz w:val="24"/>
          <w:szCs w:val="24"/>
        </w:rPr>
        <w:t xml:space="preserve"> </w:t>
      </w:r>
      <w:r>
        <w:rPr>
          <w:rFonts w:ascii="Times New Roman" w:hAnsi="Times New Roman" w:cs="Times New Roman"/>
          <w:sz w:val="24"/>
          <w:szCs w:val="24"/>
        </w:rPr>
        <w:t xml:space="preserve">Epoch Evaluation Metrics </w:t>
      </w:r>
      <w:del w:id="91381" w:author="Grammar Check" w:date="2026-10-02T00:00:00Z">
        <w:r>
          <w:rPr>
            <w:rFonts w:ascii="Times New Roman" w:hAnsi="Times New Roman" w:cs="Times New Roman"/>
            <w:sz w:val="24"/>
            <w:szCs w:val="24"/>
          </w:rPr>
          <w:delText xml:space="preserve">For</w:delText>
        </w:r>
      </w:del>
      <w:ins w:id="91382"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LSTM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6"/>
        <w:gridCol w:w="1110"/>
        <w:gridCol w:w="960"/>
        <w:gridCol w:w="960"/>
        <w:gridCol w:w="960"/>
        <w:gridCol w:w="960"/>
        <w:gridCol w:w="960"/>
        <w:gridCol w:w="960"/>
      </w:tblGrid>
      <w:tr w:rsidR="002E6E31" w:rsidRPr="00E66A31" w:rsidTr="00820E0E">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Epoch</w:t>
            </w:r>
          </w:p>
        </w:tc>
        <w:tc>
          <w:tcPr>
            <w:tcW w:w="1136"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Accuracy</w:t>
            </w:r>
          </w:p>
        </w:tc>
        <w:tc>
          <w:tcPr>
            <w:tcW w:w="111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Precision</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Recall</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F1-Score</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Macro-AUC</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Macro-AP</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Loss</w:t>
            </w:r>
          </w:p>
        </w:tc>
        <w:tc>
          <w:tcPr>
            <w:tcW w:w="960" w:type="dxa"/>
            <w:shd w:val="clear" w:color="auto" w:fill="D9D9D9" w:themeFill="background1" w:themeFillShade="D9"/>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Time (s)</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5</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0.8240</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0.7174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0.8590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0.6884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0.9712</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0.8278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0.3623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505</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10</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0.8474</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0.7277</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0.8778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0.7038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0.9748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0.8428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0.3266</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489</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15</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0.8235</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0.6961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0.8586</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0.6800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0.9754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0.8623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0.3338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525</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20</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0.8679</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0.7333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0.8942</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0.7218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0.9799</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0.8838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0.2625</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486</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25</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0.8753</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0.7363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0.9001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0.7368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0.9811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0.8870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0.2325</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517</w:t>
            </w:r>
          </w:p>
        </w:tc>
      </w:tr>
      <w:tr w:rsidR="002E6E31" w:rsidRPr="00E66A31" w:rsidTr="00820E0E">
        <w:tc>
          <w:tcPr>
            <w:tcW w:w="960" w:type="dxa"/>
            <w:vAlign w:val="center"/>
          </w:tcPr>
          <w:p w:rsidR="002A4329" w:rsidRPr="00E66A31" w:rsidRDefault="002A4329" w:rsidP="008447F8">
            <w:pPr>
              <w:jc w:val="center"/>
              <w:rPr>
                <w:rFonts w:ascii="Times New Roman" w:hAnsi="Times New Roman" w:cs="Times New Roman"/>
                <w:sz w:val="24"/>
                <w:szCs w:val="24"/>
              </w:rPr>
            </w:pPr>
            <w:r>
              <w:rPr>
                <w:rFonts w:ascii="Times New Roman" w:hAnsi="Times New Roman" w:cs="Times New Roman"/>
                <w:sz w:val="24"/>
                <w:szCs w:val="24"/>
              </w:rPr>
              <w:t>30</w:t>
            </w:r>
          </w:p>
        </w:tc>
        <w:tc>
          <w:tcPr>
            <w:tcW w:w="1136"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0.8836</w:t>
            </w:r>
          </w:p>
        </w:tc>
        <w:tc>
          <w:tcPr>
            <w:tcW w:w="111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0.7575</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0.9068</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0.7640</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0.9821</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0.8963</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0.2244</w:t>
            </w:r>
          </w:p>
        </w:tc>
        <w:tc>
          <w:tcPr>
            <w:tcW w:w="960" w:type="dxa"/>
            <w:vAlign w:val="center"/>
          </w:tcPr>
          <w:p w:rsidR="002A4329" w:rsidRPr="00E66A31" w:rsidRDefault="002A4329" w:rsidP="00594654">
            <w:pPr>
              <w:rPr>
                <w:rFonts w:ascii="Times New Roman" w:hAnsi="Times New Roman" w:cs="Times New Roman"/>
                <w:sz w:val="24"/>
                <w:szCs w:val="24"/>
              </w:rPr>
            </w:pPr>
            <w:r>
              <w:rPr>
                <w:rFonts w:ascii="Times New Roman" w:hAnsi="Times New Roman" w:cs="Times New Roman"/>
                <w:sz w:val="24"/>
                <w:szCs w:val="24"/>
              </w:rPr>
              <w:t>512</w:t>
            </w:r>
          </w:p>
        </w:tc>
      </w:tr>
    </w:tbl>
    <w:p w:rsidR="00527A8B" w:rsidRDefault="00527A8B" w:rsidP="00527A8B">
      <w:pPr>
        <w:jc w:val="both"/>
        <w:rPr>
          <w:rFonts w:ascii="Times New Roman" w:hAnsi="Times New Roman" w:cs="Times New Roman"/>
          <w:sz w:val="24"/>
          <w:szCs w:val="24"/>
        </w:rPr>
      </w:pPr>
    </w:p>
    <w:p w:rsidR="00527A8B" w:rsidRPr="00527A8B" w:rsidRDefault="00527A8B" w:rsidP="00527A8B">
      <w:pPr>
        <w:jc w:val="both"/>
        <w:rPr>
          <w:rFonts w:ascii="Times New Roman" w:hAnsi="Times New Roman" w:cs="Times New Roman"/>
          <w:sz w:val="24"/>
          <w:szCs w:val="24"/>
        </w:rPr>
      </w:pPr>
      <w:r>
        <w:rPr>
          <w:rFonts w:ascii="Times New Roman" w:hAnsi="Times New Roman" w:cs="Times New Roman"/>
          <w:sz w:val="24"/>
          <w:szCs w:val="24"/>
        </w:rPr>
        <w:t xml:space="preserve">According to </w:t>
      </w:r>
      <w:r>
        <w:rPr>
          <w:rFonts w:ascii="Times New Roman" w:hAnsi="Times New Roman" w:cs="Times New Roman"/>
          <w:color w:val="C00000"/>
          <w:sz w:val="24"/>
          <w:szCs w:val="24"/>
        </w:rPr>
        <w:t>Table 5</w:t>
      </w:r>
      <w:r>
        <w:rPr>
          <w:rFonts w:ascii="Times New Roman" w:hAnsi="Times New Roman" w:cs="Times New Roman"/>
          <w:sz w:val="24"/>
          <w:szCs w:val="24"/>
        </w:rPr>
        <w:t xml:space="preserve">, the LSTM model gradually improves </w:t>
      </w:r>
      <w:del w:id="91003" w:author="Grammar Check" w:date="2026-10-02T00:00:00Z">
        <w:r>
          <w:rPr>
            <w:rFonts w:ascii="Times New Roman" w:hAnsi="Times New Roman" w:cs="Times New Roman"/>
            <w:sz w:val="24"/>
            <w:szCs w:val="24"/>
          </w:rPr>
          <w:delText xml:space="preserve">with an increase in</w:delText>
        </w:r>
      </w:del>
      <w:ins w:id="91004" w:author="Grammar Check" w:date="2026-10-02T00:00:00Z">
        <w:r>
          <w:rPr>
            <w:rFonts w:ascii="Times New Roman" w:hAnsi="Times New Roman" w:cs="Times New Roman"/>
            <w:sz w:val="24"/>
            <w:szCs w:val="24"/>
          </w:rPr>
          <w:t xml:space="preserve">as</w:t>
        </w:r>
      </w:ins>
      <w:r>
        <w:rPr>
          <w:rFonts w:ascii="Times New Roman" w:hAnsi="Times New Roman" w:cs="Times New Roman"/>
          <w:sz w:val="24"/>
          <w:szCs w:val="24"/>
        </w:rPr>
        <w:t xml:space="preserve"> the number of epochs</w:t>
      </w:r>
      <w:ins w:id="91002" w:author="Grammar Check" w:date="2026-10-02T00:00:00Z">
        <w:r>
          <w:rPr>
            <w:rFonts w:ascii="Times New Roman" w:hAnsi="Times New Roman" w:cs="Times New Roman"/>
            <w:sz w:val="24"/>
            <w:szCs w:val="24"/>
          </w:rPr>
          <w:t xml:space="preserve"> increases</w:t>
        </w:r>
      </w:ins>
      <w:r>
        <w:rPr>
          <w:rFonts w:ascii="Times New Roman" w:hAnsi="Times New Roman" w:cs="Times New Roman"/>
          <w:sz w:val="24"/>
          <w:szCs w:val="24"/>
        </w:rPr>
        <w:t xml:space="preserve">, </w:t>
      </w:r>
      <w:del w:id="91000" w:author="Grammar Check" w:date="2026-10-02T00:00:00Z">
        <w:r>
          <w:rPr>
            <w:rFonts w:ascii="Times New Roman" w:hAnsi="Times New Roman" w:cs="Times New Roman"/>
            <w:sz w:val="24"/>
            <w:szCs w:val="24"/>
          </w:rPr>
          <w:delText xml:space="preserve">as</w:delText>
        </w:r>
      </w:del>
      <w:ins w:id="91001"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w:t>
      </w:r>
      <w:del w:id="90998" w:author="Grammar Check" w:date="2026-10-02T00:00:00Z">
        <w:r>
          <w:rPr>
            <w:rFonts w:ascii="Times New Roman" w:hAnsi="Times New Roman" w:cs="Times New Roman"/>
            <w:sz w:val="24"/>
            <w:szCs w:val="24"/>
          </w:rPr>
          <w:delText xml:space="preserve">the</w:delText>
        </w:r>
      </w:del>
      <w:ins w:id="90999" w:author="Grammar Check" w:date="2026-10-02T00:00:00Z">
        <w:r>
          <w:rPr>
            <w:rFonts w:ascii="Times New Roman" w:hAnsi="Times New Roman" w:cs="Times New Roman"/>
            <w:sz w:val="24"/>
            <w:szCs w:val="24"/>
          </w:rPr>
          <w:t xml:space="preserve">increasing</w:t>
        </w:r>
      </w:ins>
      <w:r>
        <w:rPr>
          <w:rFonts w:ascii="Times New Roman" w:hAnsi="Times New Roman" w:cs="Times New Roman"/>
          <w:sz w:val="24"/>
          <w:szCs w:val="24"/>
        </w:rPr>
        <w:t xml:space="preserve"> accuracy </w:t>
      </w:r>
      <w:del w:id="90997" w:author="Grammar Check" w:date="2026-10-02T00:00:00Z">
        <w:r>
          <w:rPr>
            <w:rFonts w:ascii="Times New Roman" w:hAnsi="Times New Roman" w:cs="Times New Roman"/>
            <w:sz w:val="24"/>
            <w:szCs w:val="24"/>
          </w:rPr>
          <w:delText xml:space="preserve">increases </w:delText>
        </w:r>
      </w:del>
      <w:r>
        <w:rPr>
          <w:rFonts w:ascii="Times New Roman" w:hAnsi="Times New Roman" w:cs="Times New Roman"/>
          <w:sz w:val="24"/>
          <w:szCs w:val="24"/>
        </w:rPr>
        <w:t xml:space="preserve">and </w:t>
      </w:r>
      <w:del w:id="90995" w:author="Grammar Check" w:date="2026-10-02T00:00:00Z">
        <w:r>
          <w:rPr>
            <w:rFonts w:ascii="Times New Roman" w:hAnsi="Times New Roman" w:cs="Times New Roman"/>
            <w:sz w:val="24"/>
            <w:szCs w:val="24"/>
          </w:rPr>
          <w:delText xml:space="preserve">the</w:delText>
        </w:r>
      </w:del>
      <w:ins w:id="90996" w:author="Grammar Check" w:date="2026-10-02T00:00:00Z">
        <w:r>
          <w:rPr>
            <w:rFonts w:ascii="Times New Roman" w:hAnsi="Times New Roman" w:cs="Times New Roman"/>
            <w:sz w:val="24"/>
            <w:szCs w:val="24"/>
          </w:rPr>
          <w:t xml:space="preserve">consistently</w:t>
        </w:r>
      </w:ins>
      <w:r>
        <w:rPr>
          <w:rFonts w:ascii="Times New Roman" w:hAnsi="Times New Roman" w:cs="Times New Roman"/>
          <w:sz w:val="24"/>
          <w:szCs w:val="24"/>
        </w:rPr>
        <w:t xml:space="preserve"> </w:t>
      </w:r>
      <w:del w:id="90993" w:author="Grammar Check" w:date="2026-10-02T00:00:00Z">
        <w:r>
          <w:rPr>
            <w:rFonts w:ascii="Times New Roman" w:hAnsi="Times New Roman" w:cs="Times New Roman"/>
            <w:sz w:val="24"/>
            <w:szCs w:val="24"/>
          </w:rPr>
          <w:delText xml:space="preserve">values of</w:delText>
        </w:r>
      </w:del>
      <w:ins w:id="90994" w:author="Grammar Check" w:date="2026-10-02T00:00:00Z">
        <w:r>
          <w:rPr>
            <w:rFonts w:ascii="Times New Roman" w:hAnsi="Times New Roman" w:cs="Times New Roman"/>
            <w:sz w:val="24"/>
            <w:szCs w:val="24"/>
          </w:rPr>
          <w:t xml:space="preserve">high</w:t>
        </w:r>
      </w:ins>
      <w:r>
        <w:rPr>
          <w:rFonts w:ascii="Times New Roman" w:hAnsi="Times New Roman" w:cs="Times New Roman"/>
          <w:sz w:val="24"/>
          <w:szCs w:val="24"/>
        </w:rPr>
        <w:t xml:space="preserve"> recall </w:t>
      </w:r>
      <w:del w:id="90991" w:author="Grammar Check" w:date="2026-10-02T00:00:00Z">
        <w:r>
          <w:rPr>
            <w:rFonts w:ascii="Times New Roman" w:hAnsi="Times New Roman" w:cs="Times New Roman"/>
            <w:sz w:val="24"/>
            <w:szCs w:val="24"/>
          </w:rPr>
          <w:delText xml:space="preserve">are also high</w:delText>
        </w:r>
      </w:del>
      <w:ins w:id="90992" w:author="Grammar Check" w:date="2026-10-02T00:00:00Z">
        <w:r>
          <w:rPr>
            <w:rFonts w:ascii="Times New Roman" w:hAnsi="Times New Roman" w:cs="Times New Roman"/>
            <w:sz w:val="24"/>
            <w:szCs w:val="24"/>
          </w:rPr>
          <w:t xml:space="preserve">values</w:t>
        </w:r>
      </w:ins>
      <w:r>
        <w:rPr>
          <w:rFonts w:ascii="Times New Roman" w:hAnsi="Times New Roman" w:cs="Times New Roman"/>
          <w:sz w:val="24"/>
          <w:szCs w:val="24"/>
        </w:rPr>
        <w:t xml:space="preserve">, which suggests that temporal patterns are being successfully learned. </w:t>
      </w:r>
      <w:r>
        <w:rPr>
          <w:rFonts w:ascii="Times New Roman" w:hAnsi="Times New Roman" w:cs="Times New Roman"/>
          <w:color w:val="00A651"/>
          <w:sz w:val="24"/>
          <w:szCs w:val="24"/>
        </w:rPr>
        <w:t>High macro-AUC and macro-AP scores (&gt;0.97) and a decreasing loss indicate stable convergence, although sequential processing extended the training time.</w:t>
      </w:r>
    </w:p>
    <w:p w:rsidR="00392E02" w:rsidRPr="00E66A31" w:rsidRDefault="00EA1A99" w:rsidP="00D52882">
      <w:pPr>
        <w:jc w:val="center"/>
        <w:rPr>
          <w:sz w:val="24"/>
          <w:szCs w:val="24"/>
        </w:rPr>
      </w:pPr>
      <w:r>
        <w:rPr>
          <w:noProof/>
          <w:sz w:val="24"/>
          <w:szCs w:val="24"/>
        </w:rPr>
        <w:drawing>
          <wp:inline distT="0" distB="0" distL="0" distR="0" wp14:anchorId="24A6051C" wp14:editId="6443699D">
            <wp:extent cx="3731881" cy="2493818"/>
            <wp:effectExtent l="0" t="0" r="2540" b="1905"/>
            <wp:docPr id="40" name="Picture 40" descr="C:\Users\mahesh.singh\AppData\Local\Microsoft\Windows\INetCache\Content.MSO\97BEDE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ahesh.singh\AppData\Local\Microsoft\Windows\INetCache\Content.MSO\97BEDE64.tmp"/>
                    <pic:cNvPicPr>
                      <a:picLocks noChangeAspect="1" noChangeArrowheads="1"/>
                    </pic:cNvPicPr>
                  </pic:nvPicPr>
                  <pic:blipFill rotWithShape="1">
                    <a:blip r:embed="rId51">
                      <a:extLst>
                        <a:ext uri="{28A0092B-C50C-407E-A947-70E740481C1C}">
                          <a14:useLocalDpi xmlns:a14="http://schemas.microsoft.com/office/drawing/2010/main" val="0"/>
                        </a:ext>
                      </a:extLst>
                    </a:blip>
                    <a:srcRect t="6445"/>
                    <a:stretch/>
                  </pic:blipFill>
                  <pic:spPr bwMode="auto">
                    <a:xfrm>
                      <a:off x="0" y="0"/>
                      <a:ext cx="3841368" cy="2566982"/>
                    </a:xfrm>
                    <a:prstGeom prst="rect">
                      <a:avLst/>
                    </a:prstGeom>
                    <a:noFill/>
                    <a:ln>
                      <a:noFill/>
                    </a:ln>
                    <a:extLst>
                      <a:ext uri="{53640926-AAD7-44D8-BBD7-CCE9431645EC}">
                        <a14:shadowObscured xmlns:a14="http://schemas.microsoft.com/office/drawing/2010/main"/>
                      </a:ext>
                    </a:extLst>
                  </pic:spPr>
                </pic:pic>
              </a:graphicData>
            </a:graphic>
          </wp:inline>
        </w:drawing>
      </w:r>
    </w:p>
    <w:p w:rsidR="00D52882" w:rsidRPr="00E66A31" w:rsidRDefault="008E21CF" w:rsidP="00D52882">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19.</w:t>
      </w:r>
      <w:del w:id="90460" w:author="Grammar Check" w:date="2026-10-02T00:00:00Z">
        <w:r>
          <w:rPr>
            <w:rFonts w:ascii="Times New Roman" w:hAnsi="Times New Roman" w:cs="Times New Roman"/>
            <w:b/>
            <w:sz w:val="24"/>
            <w:szCs w:val="24"/>
          </w:rPr>
          <w:delText xml:space="preserve"> </w:delText>
        </w:r>
      </w:del>
      <w:del w:id="90461" w:author="Grammar Check" w:date="2026-10-02T00:00:00Z">
        <w:r>
          <w:rPr>
            <w:rFonts w:ascii="Times New Roman" w:hAnsi="Times New Roman" w:cs="Times New Roman"/>
            <w:sz w:val="24"/>
            <w:szCs w:val="24"/>
          </w:rPr>
          <w:delText xml:space="preserve"> LSTM</w:delText>
        </w:r>
      </w:del>
      <w:r>
        <w:rPr>
          <w:rFonts w:ascii="Times New Roman" w:hAnsi="Times New Roman" w:cs="Times New Roman"/>
          <w:sz w:val="24"/>
          <w:szCs w:val="24"/>
        </w:rPr>
        <w:t xml:space="preserve"> Training and validation accuracy curves 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Default="00527A8B" w:rsidP="00527A8B">
      <w:pPr>
        <w:jc w:val="both"/>
        <w:rPr>
          <w:rFonts w:ascii="Times New Roman" w:hAnsi="Times New Roman" w:cs="Times New Roman"/>
          <w:sz w:val="24"/>
          <w:szCs w:val="24"/>
        </w:rPr>
      </w:pPr>
    </w:p>
    <w:p w:rsidR="00527A8B" w:rsidRPr="00527A8B" w:rsidRDefault="00527A8B" w:rsidP="00527A8B">
      <w:pPr>
        <w:jc w:val="both"/>
        <w:rPr>
          <w:rFonts w:ascii="Times New Roman" w:hAnsi="Times New Roman" w:cs="Times New Roman"/>
          <w:sz w:val="24"/>
          <w:szCs w:val="24"/>
        </w:rPr>
      </w:pPr>
      <w:r>
        <w:rPr>
          <w:rFonts w:ascii="Times New Roman" w:hAnsi="Times New Roman" w:cs="Times New Roman"/>
          <w:sz w:val="24"/>
          <w:szCs w:val="24"/>
        </w:rPr>
        <w:t xml:space="preserve">Figure 19 shows the training and validation accuracy curves of the LSTM model, which exhibit a consistent upward trend, indicating effective learning of temporal patterns. The validation accuracy remains slightly higher than the training accuracy, suggesting good </w:t>
      </w:r>
      <w:del w:id="91005" w:author="Grammar Check" w:date="2026-10-02T00:00:00Z">
        <w:r>
          <w:rPr>
            <w:rFonts w:ascii="Times New Roman" w:hAnsi="Times New Roman" w:cs="Times New Roman"/>
            <w:sz w:val="24"/>
            <w:szCs w:val="24"/>
          </w:rPr>
          <w:delText xml:space="preserve">generalisation</w:delText>
        </w:r>
      </w:del>
      <w:ins w:id="91006" w:author="Grammar Check" w:date="2026-10-02T00:00:00Z">
        <w:r>
          <w:rPr>
            <w:rFonts w:ascii="Times New Roman" w:hAnsi="Times New Roman" w:cs="Times New Roman"/>
            <w:sz w:val="24"/>
            <w:szCs w:val="24"/>
          </w:rPr>
          <w:t xml:space="preserve">generalization</w:t>
        </w:r>
      </w:ins>
      <w:r>
        <w:rPr>
          <w:rFonts w:ascii="Times New Roman" w:hAnsi="Times New Roman" w:cs="Times New Roman"/>
          <w:sz w:val="24"/>
          <w:szCs w:val="24"/>
        </w:rPr>
        <w:t xml:space="preserve"> and stable convergence across the training epochs.</w:t>
      </w:r>
    </w:p>
    <w:p w:rsidR="00392E02" w:rsidRPr="00E66A31" w:rsidRDefault="00EA1A99" w:rsidP="00D52882">
      <w:pPr>
        <w:jc w:val="center"/>
        <w:rPr>
          <w:sz w:val="24"/>
          <w:szCs w:val="24"/>
        </w:rPr>
      </w:pPr>
      <w:r>
        <w:rPr>
          <w:noProof/>
          <w:sz w:val="24"/>
          <w:szCs w:val="24"/>
        </w:rPr>
        <w:drawing>
          <wp:inline distT="0" distB="0" distL="0" distR="0" wp14:anchorId="08143E46" wp14:editId="3342E2DE">
            <wp:extent cx="3657600" cy="2444846"/>
            <wp:effectExtent l="0" t="0" r="0" b="0"/>
            <wp:docPr id="39" name="Picture 39" descr="C:\Users\mahesh.singh\AppData\Local\Microsoft\Windows\INetCache\Content.MSO\66E626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ahesh.singh\AppData\Local\Microsoft\Windows\INetCache\Content.MSO\66E62612.tmp"/>
                    <pic:cNvPicPr>
                      <a:picLocks noChangeAspect="1" noChangeArrowheads="1"/>
                    </pic:cNvPicPr>
                  </pic:nvPicPr>
                  <pic:blipFill rotWithShape="1">
                    <a:blip r:embed="rId52">
                      <a:extLst>
                        <a:ext uri="{28A0092B-C50C-407E-A947-70E740481C1C}">
                          <a14:useLocalDpi xmlns:a14="http://schemas.microsoft.com/office/drawing/2010/main" val="0"/>
                        </a:ext>
                      </a:extLst>
                    </a:blip>
                    <a:srcRect t="6420"/>
                    <a:stretch/>
                  </pic:blipFill>
                  <pic:spPr bwMode="auto">
                    <a:xfrm>
                      <a:off x="0" y="0"/>
                      <a:ext cx="3751020" cy="2507290"/>
                    </a:xfrm>
                    <a:prstGeom prst="rect">
                      <a:avLst/>
                    </a:prstGeom>
                    <a:noFill/>
                    <a:ln>
                      <a:noFill/>
                    </a:ln>
                    <a:extLst>
                      <a:ext uri="{53640926-AAD7-44D8-BBD7-CCE9431645EC}">
                        <a14:shadowObscured xmlns:a14="http://schemas.microsoft.com/office/drawing/2010/main"/>
                      </a:ext>
                    </a:extLst>
                  </pic:spPr>
                </pic:pic>
              </a:graphicData>
            </a:graphic>
          </wp:inline>
        </w:drawing>
      </w:r>
    </w:p>
    <w:p w:rsidR="00D52882" w:rsidRPr="00E66A31" w:rsidRDefault="00D52882" w:rsidP="00D52882">
      <w:pPr>
        <w:spacing w:after="0"/>
        <w:jc w:val="center"/>
        <w:rPr>
          <w:rFonts w:ascii="Times New Roman" w:hAnsi="Times New Roman" w:cs="Times New Roman"/>
          <w:sz w:val="24"/>
          <w:szCs w:val="24"/>
        </w:rPr>
      </w:pPr>
      <w:r>
        <w:rPr>
          <w:rFonts w:ascii="Times New Roman" w:hAnsi="Times New Roman" w:cs="Times New Roman"/>
          <w:b/>
          <w:sz w:val="24"/>
          <w:szCs w:val="24"/>
        </w:rPr>
        <w:t>Figure 20.</w:t>
      </w:r>
      <w:r>
        <w:rPr>
          <w:rFonts w:ascii="Times New Roman" w:hAnsi="Times New Roman" w:cs="Times New Roman"/>
          <w:sz w:val="24"/>
          <w:szCs w:val="24"/>
        </w:rPr>
        <w:t xml:space="preserve"> Training and validation loss curves 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Pr="00527A8B" w:rsidRDefault="00527A8B" w:rsidP="00527A8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20 shows that both losses decrease progressively across the training epochs and eventually stabilize, indicating stable convergence and effective learning of temporal patterns. The small fluctuations in validation loss remain limited, suggesting </w:t>
      </w:r>
      <w:del w:id="91007" w:author="Grammar Check" w:date="2026-10-02T00:00:00Z">
        <w:r>
          <w:rPr>
            <w:rFonts w:ascii="Times New Roman" w:hAnsi="Times New Roman" w:cs="Times New Roman"/>
            <w:sz w:val="24"/>
            <w:szCs w:val="24"/>
          </w:rPr>
          <w:delText xml:space="preserve">positive</w:delText>
        </w:r>
      </w:del>
      <w:ins w:id="91008" w:author="Grammar Check" w:date="2026-10-02T00:00:00Z">
        <w:r>
          <w:rPr>
            <w:rFonts w:ascii="Times New Roman" w:hAnsi="Times New Roman" w:cs="Times New Roman"/>
            <w:sz w:val="24"/>
            <w:szCs w:val="24"/>
          </w:rPr>
          <w:t xml:space="preserve">good</w:t>
        </w:r>
      </w:ins>
      <w:r>
        <w:rPr>
          <w:rFonts w:ascii="Times New Roman" w:hAnsi="Times New Roman" w:cs="Times New Roman"/>
          <w:sz w:val="24"/>
          <w:szCs w:val="24"/>
        </w:rPr>
        <w:t xml:space="preserve"> generalization with no substantial evidence of overfitting.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35"/>
      </w:tblGrid>
      <w:tr w:rsidR="002E6E31" w:rsidRPr="00E66A31" w:rsidTr="00A34553">
        <w:tc>
          <w:tcPr>
            <w:tcW w:w="4381" w:type="dxa"/>
          </w:tcPr>
          <w:p w:rsidR="00EA1A99" w:rsidRPr="00E66A31" w:rsidRDefault="00EA1A99" w:rsidP="00DB1E9F">
            <w:pPr>
              <w:spacing w:before="240"/>
              <w:rPr>
                <w:rFonts w:ascii="Times New Roman" w:hAnsi="Times New Roman" w:cs="Times New Roman"/>
                <w:b/>
                <w:sz w:val="24"/>
                <w:szCs w:val="24"/>
              </w:rPr>
            </w:pPr>
            <w:r>
              <w:rPr>
                <w:noProof/>
                <w:sz w:val="24"/>
                <w:szCs w:val="24"/>
              </w:rPr>
              <w:drawing>
                <wp:inline distT="0" distB="0" distL="0" distR="0" wp14:anchorId="3F3986F3" wp14:editId="04F6730F">
                  <wp:extent cx="2828261" cy="2424224"/>
                  <wp:effectExtent l="0" t="0" r="0" b="0"/>
                  <wp:docPr id="35" name="Picture 35" descr="C:\Users\mahesh.singh\AppData\Local\Microsoft\Windows\INetCache\Content.MSO\BFC191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mahesh.singh\AppData\Local\Microsoft\Windows\INetCache\Content.MSO\BFC191AA.t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77231" cy="2466199"/>
                          </a:xfrm>
                          <a:prstGeom prst="rect">
                            <a:avLst/>
                          </a:prstGeom>
                          <a:noFill/>
                          <a:ln>
                            <a:noFill/>
                          </a:ln>
                        </pic:spPr>
                      </pic:pic>
                    </a:graphicData>
                  </a:graphic>
                </wp:inline>
              </w:drawing>
            </w:r>
          </w:p>
        </w:tc>
        <w:tc>
          <w:tcPr>
            <w:tcW w:w="4635" w:type="dxa"/>
          </w:tcPr>
          <w:p w:rsidR="00EA1A99" w:rsidRPr="00E66A31" w:rsidRDefault="00EA1A99" w:rsidP="00DB1E9F">
            <w:pPr>
              <w:spacing w:before="240"/>
              <w:rPr>
                <w:rFonts w:ascii="Times New Roman" w:hAnsi="Times New Roman" w:cs="Times New Roman"/>
                <w:b/>
                <w:sz w:val="24"/>
                <w:szCs w:val="24"/>
              </w:rPr>
            </w:pPr>
            <w:r>
              <w:rPr>
                <w:noProof/>
                <w:sz w:val="24"/>
                <w:szCs w:val="24"/>
              </w:rPr>
              <w:drawing>
                <wp:inline distT="0" distB="0" distL="0" distR="0" wp14:anchorId="7B942520" wp14:editId="5288AB7D">
                  <wp:extent cx="2806262" cy="2405367"/>
                  <wp:effectExtent l="0" t="0" r="0" b="0"/>
                  <wp:docPr id="34" name="Picture 34" descr="C:\Users\mahesh.singh\AppData\Local\Microsoft\Windows\INetCache\Content.MSO\4A6BA7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mahesh.singh\AppData\Local\Microsoft\Windows\INetCache\Content.MSO\4A6BA748.tmp"/>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33958" cy="2429106"/>
                          </a:xfrm>
                          <a:prstGeom prst="rect">
                            <a:avLst/>
                          </a:prstGeom>
                          <a:noFill/>
                          <a:ln>
                            <a:noFill/>
                          </a:ln>
                        </pic:spPr>
                      </pic:pic>
                    </a:graphicData>
                  </a:graphic>
                </wp:inline>
              </w:drawing>
            </w:r>
          </w:p>
        </w:tc>
      </w:tr>
    </w:tbl>
    <w:p w:rsidR="00A34553" w:rsidRPr="00E66A31" w:rsidRDefault="00A34553" w:rsidP="00A34553">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21.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b/>
          <w:sz w:val="24"/>
          <w:szCs w:val="24"/>
        </w:rPr>
        <w:t xml:space="preserve"> </w:t>
      </w:r>
    </w:p>
    <w:p w:rsidR="00527A8B" w:rsidRDefault="00527A8B" w:rsidP="00527A8B">
      <w:pPr>
        <w:jc w:val="center"/>
        <w:rPr>
          <w:rFonts w:ascii="Times New Roman" w:hAnsi="Times New Roman" w:cs="Times New Roman"/>
          <w:sz w:val="24"/>
          <w:szCs w:val="24"/>
        </w:rPr>
      </w:pPr>
    </w:p>
    <w:p w:rsidR="00527A8B" w:rsidRPr="00527A8B" w:rsidRDefault="00527A8B" w:rsidP="00527A8B">
      <w:pPr>
        <w:jc w:val="both"/>
        <w:rPr>
          <w:rFonts w:ascii="Times New Roman" w:hAnsi="Times New Roman" w:cs="Times New Roman"/>
          <w:sz w:val="24"/>
          <w:szCs w:val="24"/>
        </w:rPr>
      </w:pPr>
      <w:r>
        <w:rPr>
          <w:rFonts w:ascii="Times New Roman" w:hAnsi="Times New Roman" w:cs="Times New Roman"/>
          <w:sz w:val="24"/>
          <w:szCs w:val="24"/>
        </w:rPr>
        <w:t>Figure 21 demonstrates strong class-wise detection performance. The DoS and Malware classes achieve the highest performance, with AUC and AP values of 1.000, while the Benign, Unauthorized, and Web classes also exhibit strong classification performance. These results indicate that the LSTM model effectively captures temporal patterns associated with different botnet attack classes.</w:t>
      </w:r>
    </w:p>
    <w:p w:rsidR="00A34553" w:rsidRPr="00E66A31" w:rsidRDefault="00A34553" w:rsidP="00A34553">
      <w:pPr>
        <w:jc w:val="center"/>
        <w:rPr>
          <w:sz w:val="24"/>
          <w:szCs w:val="24"/>
        </w:rPr>
      </w:pPr>
      <w:r>
        <w:rPr>
          <w:noProof/>
          <w:sz w:val="24"/>
          <w:szCs w:val="24"/>
        </w:rPr>
        <w:drawing>
          <wp:inline distT="0" distB="0" distL="0" distR="0" wp14:anchorId="33A8E121" wp14:editId="7D8FF6DB">
            <wp:extent cx="3904932" cy="3166110"/>
            <wp:effectExtent l="0" t="0" r="635" b="0"/>
            <wp:docPr id="36" name="Picture 36" descr="C:\Users\mahesh.singh\AppData\Local\Microsoft\Windows\INetCache\Content.MSO\A39354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mahesh.singh\AppData\Local\Microsoft\Windows\INetCache\Content.MSO\A393543C.tmp"/>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5407"/>
                    <a:stretch/>
                  </pic:blipFill>
                  <pic:spPr bwMode="auto">
                    <a:xfrm>
                      <a:off x="0" y="0"/>
                      <a:ext cx="3923041" cy="3180793"/>
                    </a:xfrm>
                    <a:prstGeom prst="rect">
                      <a:avLst/>
                    </a:prstGeom>
                    <a:noFill/>
                    <a:ln>
                      <a:noFill/>
                    </a:ln>
                    <a:extLst>
                      <a:ext uri="{53640926-AAD7-44D8-BBD7-CCE9431645EC}">
                        <a14:shadowObscured xmlns:a14="http://schemas.microsoft.com/office/drawing/2010/main"/>
                      </a:ext>
                    </a:extLst>
                  </pic:spPr>
                </pic:pic>
              </a:graphicData>
            </a:graphic>
          </wp:inline>
        </w:drawing>
      </w:r>
    </w:p>
    <w:p w:rsidR="00A34553" w:rsidRPr="00E66A31" w:rsidRDefault="00A34553" w:rsidP="00A34553">
      <w:pPr>
        <w:spacing w:after="0"/>
        <w:jc w:val="center"/>
        <w:rPr>
          <w:rFonts w:ascii="Times New Roman" w:hAnsi="Times New Roman" w:cs="Times New Roman"/>
          <w:b/>
          <w:sz w:val="24"/>
          <w:szCs w:val="24"/>
        </w:rPr>
      </w:pPr>
      <w:r>
        <w:rPr>
          <w:rFonts w:ascii="Times New Roman" w:hAnsi="Times New Roman" w:cs="Times New Roman"/>
          <w:b/>
          <w:sz w:val="24"/>
          <w:szCs w:val="24"/>
        </w:rPr>
        <w:t>Figure 22.</w:t>
      </w:r>
      <w:r>
        <w:rPr>
          <w:rFonts w:ascii="Times New Roman" w:hAnsi="Times New Roman" w:cs="Times New Roman"/>
          <w:sz w:val="24"/>
          <w:szCs w:val="24"/>
        </w:rPr>
        <w:t xml:space="preserve"> Confusion matrix of the LSTM</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527A8B" w:rsidRPr="00527A8B" w:rsidRDefault="00527A8B" w:rsidP="00527A8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LSTM model</w:t>
      </w:r>
      <w:ins w:id="91028"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t>
      </w:r>
      <w:del w:id="91026" w:author="Grammar Check" w:date="2026-10-02T00:00:00Z">
        <w:r>
          <w:rPr>
            <w:rFonts w:ascii="Times New Roman" w:hAnsi="Times New Roman" w:cs="Times New Roman"/>
            <w:sz w:val="24"/>
            <w:szCs w:val="24"/>
          </w:rPr>
          <w:delText xml:space="preserve">presenting</w:delText>
        </w:r>
      </w:del>
      <w:ins w:id="91027" w:author="Grammar Check" w:date="2026-10-02T00:00:00Z">
        <w:r>
          <w:rPr>
            <w:rFonts w:ascii="Times New Roman" w:hAnsi="Times New Roman" w:cs="Times New Roman"/>
            <w:sz w:val="24"/>
            <w:szCs w:val="24"/>
          </w:rPr>
          <w:t xml:space="preserve">which presents</w:t>
        </w:r>
      </w:ins>
      <w:r>
        <w:rPr>
          <w:rFonts w:ascii="Times New Roman" w:hAnsi="Times New Roman" w:cs="Times New Roman"/>
          <w:sz w:val="24"/>
          <w:szCs w:val="24"/>
        </w:rPr>
        <w:t xml:space="preserve"> class-wise prediction outcomes for benign and malicious traffic</w:t>
      </w:r>
      <w:del w:id="91025" w:author="Grammar Check" w:date="2026-10-02T00:00:00Z">
        <w:r>
          <w:rPr>
            <w:rFonts w:ascii="Times New Roman" w:hAnsi="Times New Roman" w:cs="Times New Roman"/>
            <w:sz w:val="24"/>
            <w:szCs w:val="24"/>
          </w:rPr>
          <w:delText xml:space="preserve">, as presented</w:delText>
        </w:r>
      </w:del>
      <w:r>
        <w:rPr>
          <w:rFonts w:ascii="Times New Roman" w:hAnsi="Times New Roman" w:cs="Times New Roman"/>
          <w:sz w:val="24"/>
          <w:szCs w:val="24"/>
        </w:rPr>
        <w:t xml:space="preserve"> in Figure 22, </w:t>
      </w:r>
      <w:del w:id="91023" w:author="Grammar Check" w:date="2026-10-02T00:00:00Z">
        <w:r>
          <w:rPr>
            <w:rFonts w:ascii="Times New Roman" w:hAnsi="Times New Roman" w:cs="Times New Roman"/>
            <w:sz w:val="24"/>
            <w:szCs w:val="24"/>
          </w:rPr>
          <w:delText xml:space="preserve">proves</w:delText>
        </w:r>
      </w:del>
      <w:ins w:id="91024" w:author="Grammar Check" w:date="2026-10-02T00:00:00Z">
        <w:r>
          <w:rPr>
            <w:rFonts w:ascii="Times New Roman" w:hAnsi="Times New Roman" w:cs="Times New Roman"/>
            <w:sz w:val="24"/>
            <w:szCs w:val="24"/>
          </w:rPr>
          <w:t xml:space="preserve">shows that</w:t>
        </w:r>
      </w:ins>
      <w:r>
        <w:rPr>
          <w:rFonts w:ascii="Times New Roman" w:hAnsi="Times New Roman" w:cs="Times New Roman"/>
          <w:sz w:val="24"/>
          <w:szCs w:val="24"/>
        </w:rPr>
        <w:t xml:space="preserve"> the LSTM model has excellent classification performance, </w:t>
      </w:r>
      <w:del w:id="91021" w:author="Grammar Check" w:date="2026-10-02T00:00:00Z">
        <w:r>
          <w:rPr>
            <w:rFonts w:ascii="Times New Roman" w:hAnsi="Times New Roman" w:cs="Times New Roman"/>
            <w:sz w:val="24"/>
            <w:szCs w:val="24"/>
          </w:rPr>
          <w:delText xml:space="preserve">and</w:delText>
        </w:r>
      </w:del>
      <w:ins w:id="91022"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DoS and malware</w:t>
      </w:r>
      <w:del w:id="91020" w:author="Grammar Check" w:date="2026-10-02T00:00:00Z">
        <w:r>
          <w:rPr>
            <w:rFonts w:ascii="Times New Roman" w:hAnsi="Times New Roman" w:cs="Times New Roman"/>
            <w:sz w:val="24"/>
            <w:szCs w:val="24"/>
          </w:rPr>
          <w:delText xml:space="preserve"> are</w:delText>
        </w:r>
      </w:del>
      <w:r>
        <w:rPr>
          <w:rFonts w:ascii="Times New Roman" w:hAnsi="Times New Roman" w:cs="Times New Roman"/>
          <w:sz w:val="24"/>
          <w:szCs w:val="24"/>
        </w:rPr>
        <w:t xml:space="preserve"> identified nearly flawlessly. There is still some overlap between benign and unauthorized traffic; however, the </w:t>
      </w:r>
      <w:del w:id="91019" w:author="Grammar Check" w:date="2026-10-02T00:00:00Z">
        <w:r>
          <w:rPr>
            <w:rFonts w:ascii="Times New Roman" w:hAnsi="Times New Roman" w:cs="Times New Roman"/>
            <w:sz w:val="24"/>
            <w:szCs w:val="24"/>
          </w:rPr>
          <w:delText xml:space="preserve">overall </w:delText>
        </w:r>
      </w:del>
      <w:r>
        <w:rPr>
          <w:rFonts w:ascii="Times New Roman" w:hAnsi="Times New Roman" w:cs="Times New Roman"/>
          <w:sz w:val="24"/>
          <w:szCs w:val="24"/>
        </w:rPr>
        <w:t xml:space="preserve">model is very accurate </w:t>
      </w:r>
      <w:del w:id="91017" w:author="Grammar Check" w:date="2026-10-02T00:00:00Z">
        <w:r>
          <w:rPr>
            <w:rFonts w:ascii="Times New Roman" w:hAnsi="Times New Roman" w:cs="Times New Roman"/>
            <w:sz w:val="24"/>
            <w:szCs w:val="24"/>
          </w:rPr>
          <w:delText xml:space="preserve">in</w:delText>
        </w:r>
      </w:del>
      <w:ins w:id="91018"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all classes, </w:t>
      </w:r>
      <w:del w:id="91015" w:author="Grammar Check" w:date="2026-10-02T00:00:00Z">
        <w:r>
          <w:rPr>
            <w:rFonts w:ascii="Times New Roman" w:hAnsi="Times New Roman" w:cs="Times New Roman"/>
            <w:sz w:val="24"/>
            <w:szCs w:val="24"/>
          </w:rPr>
          <w:delText xml:space="preserve">with</w:delText>
        </w:r>
      </w:del>
      <w:ins w:id="91016" w:author="Grammar Check" w:date="2026-10-02T00:00:00Z">
        <w:r>
          <w:rPr>
            <w:rFonts w:ascii="Times New Roman" w:hAnsi="Times New Roman" w:cs="Times New Roman"/>
            <w:sz w:val="24"/>
            <w:szCs w:val="24"/>
          </w:rPr>
          <w:t xml:space="preserve">and</w:t>
        </w:r>
      </w:ins>
      <w:r>
        <w:rPr>
          <w:rFonts w:ascii="Times New Roman" w:hAnsi="Times New Roman" w:cs="Times New Roman"/>
          <w:sz w:val="24"/>
          <w:szCs w:val="24"/>
        </w:rPr>
        <w:t xml:space="preserve"> the smaller </w:t>
      </w:r>
      <w:del w:id="91013" w:author="Grammar Check" w:date="2026-10-02T00:00:00Z">
        <w:r>
          <w:rPr>
            <w:rFonts w:ascii="Times New Roman" w:hAnsi="Times New Roman" w:cs="Times New Roman"/>
            <w:sz w:val="24"/>
            <w:szCs w:val="24"/>
          </w:rPr>
          <w:delText xml:space="preserve">web</w:delText>
        </w:r>
      </w:del>
      <w:ins w:id="91014"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category </w:t>
      </w:r>
      <w:del w:id="91011" w:author="Grammar Check" w:date="2026-10-02T00:00:00Z">
        <w:r>
          <w:rPr>
            <w:rFonts w:ascii="Times New Roman" w:hAnsi="Times New Roman" w:cs="Times New Roman"/>
            <w:sz w:val="24"/>
            <w:szCs w:val="24"/>
          </w:rPr>
          <w:delText xml:space="preserve">being</w:delText>
        </w:r>
      </w:del>
      <w:ins w:id="91012" w:author="Grammar Check" w:date="2026-10-02T00:00:00Z">
        <w:r>
          <w:rPr>
            <w:rFonts w:ascii="Times New Roman" w:hAnsi="Times New Roman" w:cs="Times New Roman"/>
            <w:sz w:val="24"/>
            <w:szCs w:val="24"/>
          </w:rPr>
          <w:t xml:space="preserve">is</w:t>
        </w:r>
      </w:ins>
      <w:r>
        <w:rPr>
          <w:rFonts w:ascii="Times New Roman" w:hAnsi="Times New Roman" w:cs="Times New Roman"/>
          <w:sz w:val="24"/>
          <w:szCs w:val="24"/>
        </w:rPr>
        <w:t xml:space="preserve"> well</w:t>
      </w:r>
      <w:del w:id="91009" w:author="Grammar Check" w:date="2026-10-02T00:00:00Z">
        <w:r>
          <w:rPr>
            <w:rFonts w:ascii="Times New Roman" w:hAnsi="Times New Roman" w:cs="Times New Roman"/>
            <w:sz w:val="24"/>
            <w:szCs w:val="24"/>
          </w:rPr>
          <w:delText xml:space="preserve">-determined</w:delText>
        </w:r>
      </w:del>
      <w:ins w:id="91010" w:author="Grammar Check" w:date="2026-10-02T00:00:00Z">
        <w:r>
          <w:rPr>
            <w:rFonts w:ascii="Times New Roman" w:hAnsi="Times New Roman" w:cs="Times New Roman"/>
            <w:sz w:val="24"/>
            <w:szCs w:val="24"/>
          </w:rPr>
          <w:t xml:space="preserve"> identified</w:t>
        </w:r>
      </w:ins>
      <w:r>
        <w:rPr>
          <w:rFonts w:ascii="Times New Roman" w:hAnsi="Times New Roman" w:cs="Times New Roman"/>
          <w:sz w:val="24"/>
          <w:szCs w:val="24"/>
        </w:rPr>
        <w:t xml:space="preserve">.</w:t>
      </w:r>
    </w:p>
    <w:p w:rsidR="00EB6C91" w:rsidRPr="00E66A31" w:rsidRDefault="00EB6C91" w:rsidP="00EB6C91">
      <w:pPr>
        <w:spacing w:before="240" w:after="0"/>
        <w:rPr>
          <w:rFonts w:ascii="Times New Roman" w:hAnsi="Times New Roman" w:cs="Times New Roman"/>
          <w:b/>
          <w:sz w:val="24"/>
          <w:szCs w:val="24"/>
        </w:rPr>
      </w:pPr>
      <w:r>
        <w:rPr>
          <w:rFonts w:ascii="Times New Roman" w:hAnsi="Times New Roman" w:cs="Times New Roman"/>
          <w:b/>
          <w:sz w:val="24"/>
          <w:szCs w:val="24"/>
        </w:rPr>
        <w:t xml:space="preserve">4.5 Analysis of CNN-Transformer Hybrid Model </w:t>
      </w:r>
    </w:p>
    <w:p w:rsidR="00527A8B" w:rsidRPr="00527A8B" w:rsidRDefault="00527A8B" w:rsidP="00527A8B">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CNN-Transformer hybrid model </w:t>
      </w:r>
      <w:del w:id="91046" w:author="Grammar Check" w:date="2026-10-02T00:00:00Z">
        <w:r>
          <w:rPr>
            <w:rFonts w:ascii="Times New Roman" w:hAnsi="Times New Roman" w:cs="Times New Roman"/>
            <w:sz w:val="24"/>
            <w:szCs w:val="24"/>
          </w:rPr>
          <w:delText xml:space="preserve">has</w:delText>
        </w:r>
      </w:del>
      <w:ins w:id="91047" w:author="Grammar Check" w:date="2026-10-02T00:00:00Z">
        <w:r>
          <w:rPr>
            <w:rFonts w:ascii="Times New Roman" w:hAnsi="Times New Roman" w:cs="Times New Roman"/>
            <w:sz w:val="24"/>
            <w:szCs w:val="24"/>
          </w:rPr>
          <w:t xml:space="preserve">was</w:t>
        </w:r>
      </w:ins>
      <w:r>
        <w:rPr>
          <w:rFonts w:ascii="Times New Roman" w:hAnsi="Times New Roman" w:cs="Times New Roman"/>
          <w:sz w:val="24"/>
          <w:szCs w:val="24"/>
        </w:rPr>
        <w:t xml:space="preserve"> </w:t>
      </w:r>
      <w:del w:id="91044" w:author="Grammar Check" w:date="2026-10-02T00:00:00Z">
        <w:r>
          <w:rPr>
            <w:rFonts w:ascii="Times New Roman" w:hAnsi="Times New Roman" w:cs="Times New Roman"/>
            <w:sz w:val="24"/>
            <w:szCs w:val="24"/>
          </w:rPr>
          <w:delText xml:space="preserve">been architected</w:delText>
        </w:r>
      </w:del>
      <w:ins w:id="91045" w:author="Grammar Check" w:date="2026-10-02T00:00:00Z">
        <w:r>
          <w:rPr>
            <w:rFonts w:ascii="Times New Roman" w:hAnsi="Times New Roman" w:cs="Times New Roman"/>
            <w:sz w:val="24"/>
            <w:szCs w:val="24"/>
          </w:rPr>
          <w:t xml:space="preserve">designed</w:t>
        </w:r>
      </w:ins>
      <w:r>
        <w:rPr>
          <w:rFonts w:ascii="Times New Roman" w:hAnsi="Times New Roman" w:cs="Times New Roman"/>
          <w:sz w:val="24"/>
          <w:szCs w:val="24"/>
        </w:rPr>
        <w:t xml:space="preserve"> to further improve the analysis </w:t>
      </w:r>
      <w:del w:id="91042" w:author="Grammar Check" w:date="2026-10-02T00:00:00Z">
        <w:r>
          <w:rPr>
            <w:rFonts w:ascii="Times New Roman" w:hAnsi="Times New Roman" w:cs="Times New Roman"/>
            <w:sz w:val="24"/>
            <w:szCs w:val="24"/>
          </w:rPr>
          <w:delText xml:space="preserve">with</w:delText>
        </w:r>
      </w:del>
      <w:ins w:id="91043" w:author="Grammar Check" w:date="2026-10-02T00:00:00Z">
        <w:r>
          <w:rPr>
            <w:rFonts w:ascii="Times New Roman" w:hAnsi="Times New Roman" w:cs="Times New Roman"/>
            <w:sz w:val="24"/>
            <w:szCs w:val="24"/>
          </w:rPr>
          <w:t xml:space="preserve">by combining</w:t>
        </w:r>
      </w:ins>
      <w:r>
        <w:rPr>
          <w:rFonts w:ascii="Times New Roman" w:hAnsi="Times New Roman" w:cs="Times New Roman"/>
          <w:sz w:val="24"/>
          <w:szCs w:val="24"/>
        </w:rPr>
        <w:t xml:space="preserve"> a</w:t>
      </w:r>
      <w:del w:id="91041" w:author="Grammar Check" w:date="2026-10-02T00:00:00Z">
        <w:r>
          <w:rPr>
            <w:rFonts w:ascii="Times New Roman" w:hAnsi="Times New Roman" w:cs="Times New Roman"/>
            <w:sz w:val="24"/>
            <w:szCs w:val="24"/>
          </w:rPr>
          <w:delText xml:space="preserve"> hybrid approach based on</w:delText>
        </w:r>
      </w:del>
      <w:r>
        <w:rPr>
          <w:rFonts w:ascii="Times New Roman" w:hAnsi="Times New Roman" w:cs="Times New Roman"/>
          <w:sz w:val="24"/>
          <w:szCs w:val="24"/>
        </w:rPr>
        <w:t xml:space="preserve"> CNN, which effectively extracts </w:t>
      </w:r>
      <w:del w:id="91040" w:author="Grammar Check" w:date="2026-10-02T00:00:00Z">
        <w:r>
          <w:rPr>
            <w:rFonts w:ascii="Times New Roman" w:hAnsi="Times New Roman" w:cs="Times New Roman"/>
            <w:sz w:val="24"/>
            <w:szCs w:val="24"/>
          </w:rPr>
          <w:delText xml:space="preserve">the more </w:delText>
        </w:r>
      </w:del>
      <w:r>
        <w:rPr>
          <w:rFonts w:ascii="Times New Roman" w:hAnsi="Times New Roman" w:cs="Times New Roman"/>
          <w:sz w:val="24"/>
          <w:szCs w:val="24"/>
        </w:rPr>
        <w:t xml:space="preserve">powerful spatial features, </w:t>
      </w:r>
      <w:del w:id="91038" w:author="Grammar Check" w:date="2026-10-02T00:00:00Z">
        <w:r>
          <w:rPr>
            <w:rFonts w:ascii="Times New Roman" w:hAnsi="Times New Roman" w:cs="Times New Roman"/>
            <w:sz w:val="24"/>
            <w:szCs w:val="24"/>
          </w:rPr>
          <w:delText xml:space="preserve">and</w:delText>
        </w:r>
      </w:del>
      <w:ins w:id="91039" w:author="Grammar Check" w:date="2026-10-02T00:00:00Z">
        <w:r>
          <w:rPr>
            <w:rFonts w:ascii="Times New Roman" w:hAnsi="Times New Roman" w:cs="Times New Roman"/>
            <w:sz w:val="24"/>
            <w:szCs w:val="24"/>
          </w:rPr>
          <w:t xml:space="preserve">with a</w:t>
        </w:r>
      </w:ins>
      <w:r>
        <w:rPr>
          <w:rFonts w:ascii="Times New Roman" w:hAnsi="Times New Roman" w:cs="Times New Roman"/>
          <w:sz w:val="24"/>
          <w:szCs w:val="24"/>
        </w:rPr>
        <w:t xml:space="preserve"> Transformer, which </w:t>
      </w:r>
      <w:del w:id="91036" w:author="Grammar Check" w:date="2026-10-02T00:00:00Z">
        <w:r>
          <w:rPr>
            <w:rFonts w:ascii="Times New Roman" w:hAnsi="Times New Roman" w:cs="Times New Roman"/>
            <w:sz w:val="24"/>
            <w:szCs w:val="24"/>
          </w:rPr>
          <w:delText xml:space="preserve">is</w:delText>
        </w:r>
      </w:del>
      <w:ins w:id="91037" w:author="Grammar Check" w:date="2026-10-02T00:00:00Z">
        <w:r>
          <w:rPr>
            <w:rFonts w:ascii="Times New Roman" w:hAnsi="Times New Roman" w:cs="Times New Roman"/>
            <w:sz w:val="24"/>
            <w:szCs w:val="24"/>
          </w:rPr>
          <w:t xml:space="preserve">excels</w:t>
        </w:r>
      </w:ins>
      <w:r>
        <w:rPr>
          <w:rFonts w:ascii="Times New Roman" w:hAnsi="Times New Roman" w:cs="Times New Roman"/>
          <w:sz w:val="24"/>
          <w:szCs w:val="24"/>
        </w:rPr>
        <w:t xml:space="preserve"> </w:t>
      </w:r>
      <w:del w:id="91034" w:author="Grammar Check" w:date="2026-10-02T00:00:00Z">
        <w:r>
          <w:rPr>
            <w:rFonts w:ascii="Times New Roman" w:hAnsi="Times New Roman" w:cs="Times New Roman"/>
            <w:sz w:val="24"/>
            <w:szCs w:val="24"/>
          </w:rPr>
          <w:delText xml:space="preserve">strong in</w:delText>
        </w:r>
      </w:del>
      <w:ins w:id="91035" w:author="Grammar Check" w:date="2026-10-02T00:00:00Z">
        <w:r>
          <w:rPr>
            <w:rFonts w:ascii="Times New Roman" w:hAnsi="Times New Roman" w:cs="Times New Roman"/>
            <w:sz w:val="24"/>
            <w:szCs w:val="24"/>
          </w:rPr>
          <w:t xml:space="preserve">at</w:t>
        </w:r>
      </w:ins>
      <w:r>
        <w:rPr>
          <w:rFonts w:ascii="Times New Roman" w:hAnsi="Times New Roman" w:cs="Times New Roman"/>
          <w:sz w:val="24"/>
          <w:szCs w:val="24"/>
        </w:rPr>
        <w:t xml:space="preserve"> sequence modeling through attention. The hybrid model exploits local and global feature dependencies, resulting in enhanced learning stability, </w:t>
      </w:r>
      <w:del w:id="91032" w:author="Grammar Check" w:date="2026-10-02T00:00:00Z">
        <w:r>
          <w:rPr>
            <w:rFonts w:ascii="Times New Roman" w:hAnsi="Times New Roman" w:cs="Times New Roman"/>
            <w:sz w:val="24"/>
            <w:szCs w:val="24"/>
          </w:rPr>
          <w:delText xml:space="preserve">enhanced</w:delText>
        </w:r>
      </w:del>
      <w:ins w:id="91033" w:author="Grammar Check" w:date="2026-10-02T00:00:00Z">
        <w:r>
          <w:rPr>
            <w:rFonts w:ascii="Times New Roman" w:hAnsi="Times New Roman" w:cs="Times New Roman"/>
            <w:sz w:val="24"/>
            <w:szCs w:val="24"/>
          </w:rPr>
          <w:t xml:space="preserve">improved</w:t>
        </w:r>
      </w:ins>
      <w:r>
        <w:rPr>
          <w:rFonts w:ascii="Times New Roman" w:hAnsi="Times New Roman" w:cs="Times New Roman"/>
          <w:sz w:val="24"/>
          <w:szCs w:val="24"/>
        </w:rPr>
        <w:t xml:space="preserve"> class-</w:t>
      </w:r>
      <w:del w:id="91030" w:author="Grammar Check" w:date="2026-10-02T00:00:00Z">
        <w:r>
          <w:rPr>
            <w:rFonts w:ascii="Times New Roman" w:hAnsi="Times New Roman" w:cs="Times New Roman"/>
            <w:sz w:val="24"/>
            <w:szCs w:val="24"/>
          </w:rPr>
          <w:delText xml:space="preserve">based</w:delText>
        </w:r>
      </w:del>
      <w:ins w:id="91031" w:author="Grammar Check" w:date="2026-10-02T00:00:00Z">
        <w:r>
          <w:rPr>
            <w:rFonts w:ascii="Times New Roman" w:hAnsi="Times New Roman" w:cs="Times New Roman"/>
            <w:sz w:val="24"/>
            <w:szCs w:val="24"/>
          </w:rPr>
          <w:t xml:space="preserve">wise</w:t>
        </w:r>
      </w:ins>
      <w:r>
        <w:rPr>
          <w:rFonts w:ascii="Times New Roman" w:hAnsi="Times New Roman" w:cs="Times New Roman"/>
          <w:sz w:val="24"/>
          <w:szCs w:val="24"/>
        </w:rPr>
        <w:t xml:space="preserve"> discrimination, and </w:t>
      </w:r>
      <w:ins w:id="91029" w:author="Grammar Check" w:date="2026-10-02T00:00:00Z">
        <w:r>
          <w:rPr>
            <w:rFonts w:ascii="Times New Roman" w:hAnsi="Times New Roman" w:cs="Times New Roman"/>
            <w:sz w:val="24"/>
            <w:szCs w:val="24"/>
          </w:rPr>
          <w:t xml:space="preserve">better </w:t>
        </w:r>
      </w:ins>
      <w:r>
        <w:rPr>
          <w:rFonts w:ascii="Times New Roman" w:hAnsi="Times New Roman" w:cs="Times New Roman"/>
          <w:sz w:val="24"/>
          <w:szCs w:val="24"/>
        </w:rPr>
        <w:t xml:space="preserve">botnet detection performance on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w:t>
      </w:r>
    </w:p>
    <w:p w:rsidR="00594654" w:rsidRPr="00E66A31" w:rsidRDefault="00594654" w:rsidP="004B1D2A">
      <w:pPr>
        <w:spacing w:before="240"/>
        <w:jc w:val="center"/>
        <w:rPr>
          <w:rFonts w:ascii="Times New Roman" w:hAnsi="Times New Roman" w:cs="Times New Roman"/>
          <w:sz w:val="24"/>
          <w:szCs w:val="24"/>
        </w:rPr>
      </w:pPr>
      <w:r>
        <w:rPr>
          <w:rFonts w:ascii="Times New Roman" w:hAnsi="Times New Roman" w:cs="Times New Roman"/>
          <w:b/>
          <w:bCs/>
          <w:color w:val="C00000"/>
          <w:sz w:val="24"/>
          <w:szCs w:val="24"/>
        </w:rPr>
        <w:t>Table 6</w:t>
      </w:r>
      <w:del w:id="91387" w:author="Grammar Check" w:date="2026-10-02T00:00:00Z">
        <w:r>
          <w:rPr>
            <w:rFonts w:ascii="Times New Roman" w:hAnsi="Times New Roman" w:cs="Times New Roman"/>
            <w:b/>
            <w:bCs/>
            <w:sz w:val="24"/>
            <w:szCs w:val="24"/>
          </w:rPr>
          <w:delText>:</w:delText>
        </w:r>
      </w:del>
      <w:ins w:id="91388" w:author="Grammar Check" w:date="2026-10-02T00:00:00Z">
        <w:r>
          <w:rPr>
            <w:rFonts w:ascii="Times New Roman" w:hAnsi="Times New Roman" w:cs="Times New Roman"/>
            <w:b/>
            <w:bCs/>
            <w:sz w:val="24"/>
            <w:szCs w:val="24"/>
          </w:rPr>
          <w:t xml:space="preserve">.</w:t>
        </w:r>
      </w:ins>
      <w:r>
        <w:rPr>
          <w:rFonts w:ascii="Times New Roman" w:hAnsi="Times New Roman" w:cs="Times New Roman"/>
          <w:sz w:val="24"/>
          <w:szCs w:val="24"/>
        </w:rPr>
        <w:t xml:space="preserve"> Epoch Evaluation Metrics </w:t>
      </w:r>
      <w:del w:id="91385" w:author="Grammar Check" w:date="2026-10-02T00:00:00Z">
        <w:r>
          <w:rPr>
            <w:rFonts w:ascii="Times New Roman" w:hAnsi="Times New Roman" w:cs="Times New Roman"/>
            <w:sz w:val="24"/>
            <w:szCs w:val="24"/>
          </w:rPr>
          <w:delText xml:space="preserve">For</w:delText>
        </w:r>
      </w:del>
      <w:ins w:id="91386"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w:t>
      </w:r>
      <w:r>
        <w:rPr>
          <w:rFonts w:ascii="Times New Roman" w:hAnsi="Times New Roman" w:cs="Times New Roman"/>
          <w:color w:val="0070C0"/>
          <w:sz w:val="24"/>
          <w:szCs w:val="24"/>
        </w:rPr>
        <w:t>CNN-Transformer</w:t>
      </w:r>
      <w:r>
        <w:rPr>
          <w:rFonts w:ascii="Times New Roman" w:hAnsi="Times New Roman" w:cs="Times New Roman"/>
          <w:sz w:val="24"/>
          <w:szCs w:val="24"/>
        </w:rPr>
        <w:t xml:space="preserv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189"/>
        <w:gridCol w:w="1163"/>
        <w:gridCol w:w="946"/>
        <w:gridCol w:w="947"/>
        <w:gridCol w:w="976"/>
        <w:gridCol w:w="976"/>
        <w:gridCol w:w="947"/>
        <w:gridCol w:w="927"/>
      </w:tblGrid>
      <w:tr w:rsidR="002E6E31" w:rsidRPr="00E66A31" w:rsidTr="00820E0E">
        <w:tc>
          <w:tcPr>
            <w:tcW w:w="945"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Epoch</w:t>
            </w:r>
          </w:p>
        </w:tc>
        <w:tc>
          <w:tcPr>
            <w:tcW w:w="1189"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Accuracy</w:t>
            </w:r>
          </w:p>
        </w:tc>
        <w:tc>
          <w:tcPr>
            <w:tcW w:w="1163"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Precision</w:t>
            </w:r>
          </w:p>
        </w:tc>
        <w:tc>
          <w:tcPr>
            <w:tcW w:w="946"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Recall</w:t>
            </w:r>
          </w:p>
        </w:tc>
        <w:tc>
          <w:tcPr>
            <w:tcW w:w="947"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F1-Score</w:t>
            </w:r>
          </w:p>
        </w:tc>
        <w:tc>
          <w:tcPr>
            <w:tcW w:w="976"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Macro-AUC</w:t>
            </w:r>
          </w:p>
        </w:tc>
        <w:tc>
          <w:tcPr>
            <w:tcW w:w="976"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Macro-AP</w:t>
            </w:r>
          </w:p>
        </w:tc>
        <w:tc>
          <w:tcPr>
            <w:tcW w:w="947"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Loss</w:t>
            </w:r>
          </w:p>
        </w:tc>
        <w:tc>
          <w:tcPr>
            <w:tcW w:w="927" w:type="dxa"/>
            <w:shd w:val="clear" w:color="auto" w:fill="D9D9D9" w:themeFill="background1" w:themeFillShade="D9"/>
            <w:vAlign w:val="center"/>
          </w:tcPr>
          <w:p w:rsidR="00594654" w:rsidRPr="00E66A31" w:rsidRDefault="00594654" w:rsidP="00594654">
            <w:pPr>
              <w:jc w:val="center"/>
              <w:rPr>
                <w:rFonts w:ascii="Times New Roman" w:hAnsi="Times New Roman" w:cs="Times New Roman"/>
                <w:b/>
                <w:sz w:val="24"/>
                <w:szCs w:val="24"/>
              </w:rPr>
            </w:pPr>
            <w:r>
              <w:rPr>
                <w:rFonts w:ascii="Times New Roman" w:hAnsi="Times New Roman" w:cs="Times New Roman"/>
                <w:b/>
                <w:sz w:val="24"/>
                <w:szCs w:val="24"/>
              </w:rPr>
              <w:t>Time (s)</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0.8504</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0.7841</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0.8807</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0.7912</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0.9758</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0.8564</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0.3256</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540</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10</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0.8791</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0.7412</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0.8672</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0.7302</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0.9743</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0.8658</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0.2372</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577</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15</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0.8795</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0.774</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0.8899</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0.7763</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0.9795</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0.8923</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0.2239</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562</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20</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0.8835</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0.7918</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0.9005</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0.8064</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0.9814</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0.9023</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0.2197</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566</w:t>
            </w:r>
          </w:p>
        </w:tc>
      </w:tr>
      <w:tr w:rsidR="002E6E31" w:rsidRPr="00E66A31" w:rsidTr="00820E0E">
        <w:tc>
          <w:tcPr>
            <w:tcW w:w="945"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25</w:t>
            </w:r>
          </w:p>
        </w:tc>
        <w:tc>
          <w:tcPr>
            <w:tcW w:w="1189"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0.8851</w:t>
            </w:r>
          </w:p>
        </w:tc>
        <w:tc>
          <w:tcPr>
            <w:tcW w:w="1163"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0.8053</w:t>
            </w:r>
          </w:p>
        </w:tc>
        <w:tc>
          <w:tcPr>
            <w:tcW w:w="94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0.9015</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0.8189</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0.9828</w:t>
            </w:r>
          </w:p>
        </w:tc>
        <w:tc>
          <w:tcPr>
            <w:tcW w:w="976"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0.9124</w:t>
            </w:r>
          </w:p>
        </w:tc>
        <w:tc>
          <w:tcPr>
            <w:tcW w:w="94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0.2148</w:t>
            </w:r>
          </w:p>
        </w:tc>
        <w:tc>
          <w:tcPr>
            <w:tcW w:w="927" w:type="dxa"/>
            <w:vAlign w:val="center"/>
          </w:tcPr>
          <w:p w:rsidR="00656746" w:rsidRPr="00E66A31" w:rsidRDefault="00656746" w:rsidP="00656746">
            <w:pPr>
              <w:rPr>
                <w:rFonts w:ascii="Times New Roman" w:hAnsi="Times New Roman" w:cs="Times New Roman"/>
                <w:sz w:val="24"/>
                <w:szCs w:val="24"/>
              </w:rPr>
            </w:pPr>
            <w:r>
              <w:rPr>
                <w:rFonts w:ascii="Times New Roman" w:hAnsi="Times New Roman" w:cs="Times New Roman"/>
                <w:sz w:val="24"/>
                <w:szCs w:val="24"/>
              </w:rPr>
              <w:t>555</w:t>
            </w:r>
          </w:p>
        </w:tc>
      </w:tr>
      <w:tr w:rsidR="002E6E31" w:rsidRPr="00E66A31" w:rsidTr="00820E0E">
        <w:tc>
          <w:tcPr>
            <w:tcW w:w="945"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30</w:t>
            </w:r>
          </w:p>
        </w:tc>
        <w:tc>
          <w:tcPr>
            <w:tcW w:w="1189"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0.8858</w:t>
            </w:r>
          </w:p>
        </w:tc>
        <w:tc>
          <w:tcPr>
            <w:tcW w:w="1163"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0.8102</w:t>
            </w:r>
          </w:p>
        </w:tc>
        <w:tc>
          <w:tcPr>
            <w:tcW w:w="946"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0.9021</w:t>
            </w:r>
          </w:p>
        </w:tc>
        <w:tc>
          <w:tcPr>
            <w:tcW w:w="947"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0.7760</w:t>
            </w:r>
          </w:p>
        </w:tc>
        <w:tc>
          <w:tcPr>
            <w:tcW w:w="976"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0.9837</w:t>
            </w:r>
          </w:p>
        </w:tc>
        <w:tc>
          <w:tcPr>
            <w:tcW w:w="976"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0.9063</w:t>
            </w:r>
          </w:p>
        </w:tc>
        <w:tc>
          <w:tcPr>
            <w:tcW w:w="947"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0.2131</w:t>
            </w:r>
          </w:p>
        </w:tc>
        <w:tc>
          <w:tcPr>
            <w:tcW w:w="927" w:type="dxa"/>
            <w:vAlign w:val="center"/>
          </w:tcPr>
          <w:p w:rsidR="00827177" w:rsidRPr="00E66A31" w:rsidRDefault="00827177" w:rsidP="00827177">
            <w:pPr>
              <w:rPr>
                <w:rFonts w:ascii="Times New Roman" w:hAnsi="Times New Roman" w:cs="Times New Roman"/>
                <w:sz w:val="24"/>
                <w:szCs w:val="24"/>
              </w:rPr>
            </w:pPr>
            <w:r>
              <w:rPr>
                <w:rFonts w:ascii="Times New Roman" w:hAnsi="Times New Roman" w:cs="Times New Roman"/>
                <w:sz w:val="24"/>
                <w:szCs w:val="24"/>
              </w:rPr>
              <w:t>548</w:t>
            </w:r>
          </w:p>
        </w:tc>
      </w:tr>
    </w:tbl>
    <w:p w:rsidR="00375A4B" w:rsidRPr="00375A4B" w:rsidRDefault="00375A4B" w:rsidP="00375A4B">
      <w:pPr>
        <w:spacing w:before="240"/>
        <w:jc w:val="both"/>
        <w:rPr>
          <w:rFonts w:ascii="Times New Roman" w:hAnsi="Times New Roman" w:cs="Times New Roman"/>
          <w:sz w:val="24"/>
          <w:szCs w:val="24"/>
        </w:rPr>
      </w:pPr>
      <w:r>
        <w:rPr>
          <w:rFonts w:ascii="Times New Roman" w:hAnsi="Times New Roman" w:cs="Times New Roman"/>
          <w:sz w:val="24"/>
          <w:szCs w:val="24"/>
        </w:rPr>
        <w:t xml:space="preserve">The</w:t>
      </w:r>
      <w:ins w:id="91061" w:author="Grammar Check" w:date="2026-10-02T00:00:00Z">
        <w:r>
          <w:rPr>
            <w:rFonts w:ascii="Times New Roman" w:hAnsi="Times New Roman" w:cs="Times New Roman"/>
            <w:sz w:val="24"/>
            <w:szCs w:val="24"/>
          </w:rPr>
          <w:t xml:space="preserve"> performance of the</w:t>
        </w:r>
      </w:ins>
      <w:r>
        <w:rPr>
          <w:rFonts w:ascii="Times New Roman" w:hAnsi="Times New Roman" w:cs="Times New Roman"/>
          <w:sz w:val="24"/>
          <w:szCs w:val="24"/>
        </w:rPr>
        <w:t xml:space="preserve"> CNN-Transformer hybrid model </w:t>
      </w:r>
      <w:del w:id="91059" w:author="Grammar Check" w:date="2026-10-02T00:00:00Z">
        <w:r>
          <w:rPr>
            <w:rFonts w:ascii="Times New Roman" w:hAnsi="Times New Roman" w:cs="Times New Roman"/>
            <w:sz w:val="24"/>
            <w:szCs w:val="24"/>
          </w:rPr>
          <w:delText xml:space="preserve">varied</w:delText>
        </w:r>
      </w:del>
      <w:ins w:id="91060" w:author="Grammar Check" w:date="2026-10-02T00:00:00Z">
        <w:r>
          <w:rPr>
            <w:rFonts w:ascii="Times New Roman" w:hAnsi="Times New Roman" w:cs="Times New Roman"/>
            <w:sz w:val="24"/>
            <w:szCs w:val="24"/>
          </w:rPr>
          <w:t xml:space="preserve">improved</w:t>
        </w:r>
      </w:ins>
      <w:r>
        <w:rPr>
          <w:rFonts w:ascii="Times New Roman" w:hAnsi="Times New Roman" w:cs="Times New Roman"/>
          <w:sz w:val="24"/>
          <w:szCs w:val="24"/>
        </w:rPr>
        <w:t xml:space="preserve"> steadily </w:t>
      </w:r>
      <w:del w:id="91057" w:author="Grammar Check" w:date="2026-10-02T00:00:00Z">
        <w:r>
          <w:rPr>
            <w:rFonts w:ascii="Times New Roman" w:hAnsi="Times New Roman" w:cs="Times New Roman"/>
            <w:sz w:val="24"/>
            <w:szCs w:val="24"/>
          </w:rPr>
          <w:delText xml:space="preserve">in terms of</w:delText>
        </w:r>
      </w:del>
      <w:ins w:id="91058"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epochs, with </w:t>
      </w:r>
      <w:del w:id="91056" w:author="Grammar Check" w:date="2026-10-02T00:00:00Z">
        <w:r>
          <w:rPr>
            <w:rFonts w:ascii="Times New Roman" w:hAnsi="Times New Roman" w:cs="Times New Roman"/>
            <w:sz w:val="24"/>
            <w:szCs w:val="24"/>
          </w:rPr>
          <w:delText xml:space="preserve">the model achieving an </w:delText>
        </w:r>
      </w:del>
      <w:r>
        <w:rPr>
          <w:rFonts w:ascii="Times New Roman" w:hAnsi="Times New Roman" w:cs="Times New Roman"/>
          <w:sz w:val="24"/>
          <w:szCs w:val="24"/>
        </w:rPr>
        <w:t xml:space="preserve">accuracy </w:t>
      </w:r>
      <w:del w:id="91054" w:author="Grammar Check" w:date="2026-10-02T00:00:00Z">
        <w:r>
          <w:rPr>
            <w:rFonts w:ascii="Times New Roman" w:hAnsi="Times New Roman" w:cs="Times New Roman"/>
            <w:sz w:val="24"/>
            <w:szCs w:val="24"/>
          </w:rPr>
          <w:delText xml:space="preserve">of</w:delText>
        </w:r>
      </w:del>
      <w:ins w:id="91055" w:author="Grammar Check" w:date="2026-10-02T00:00:00Z">
        <w:r>
          <w:rPr>
            <w:rFonts w:ascii="Times New Roman" w:hAnsi="Times New Roman" w:cs="Times New Roman"/>
            <w:sz w:val="24"/>
            <w:szCs w:val="24"/>
          </w:rPr>
          <w:t xml:space="preserve">ranging from</w:t>
        </w:r>
      </w:ins>
      <w:r>
        <w:rPr>
          <w:rFonts w:ascii="Times New Roman" w:hAnsi="Times New Roman" w:cs="Times New Roman"/>
          <w:sz w:val="24"/>
          <w:szCs w:val="24"/>
        </w:rPr>
        <w:t xml:space="preserve"> 0.8504 to 0.8858 and high recall values (0.8807 to 0.9021), indicating that the model has learned both spatial and global relationships. </w:t>
      </w:r>
      <w:del w:id="91052" w:author="Grammar Check" w:date="2026-10-02T00:00:00Z">
        <w:r>
          <w:rPr>
            <w:rFonts w:ascii="Times New Roman" w:hAnsi="Times New Roman" w:cs="Times New Roman"/>
            <w:sz w:val="24"/>
            <w:szCs w:val="24"/>
          </w:rPr>
          <w:delText xml:space="preserve">The presence of high</w:delText>
        </w:r>
      </w:del>
      <w:ins w:id="91053" w:author="Grammar Check" w:date="2026-10-02T00:00:00Z">
        <w:r>
          <w:rPr>
            <w:rFonts w:ascii="Times New Roman" w:hAnsi="Times New Roman" w:cs="Times New Roman"/>
            <w:sz w:val="24"/>
            <w:szCs w:val="24"/>
          </w:rPr>
          <w:t xml:space="preserve">High</w:t>
        </w:r>
      </w:ins>
      <w:r>
        <w:rPr>
          <w:rFonts w:ascii="Times New Roman" w:hAnsi="Times New Roman" w:cs="Times New Roman"/>
          <w:sz w:val="24"/>
          <w:szCs w:val="24"/>
        </w:rPr>
        <w:t xml:space="preserve"> macro-AUC and macro-AP scores </w:t>
      </w:r>
      <w:del w:id="91050" w:author="Grammar Check" w:date="2026-10-02T00:00:00Z">
        <w:r>
          <w:rPr>
            <w:rFonts w:ascii="Times New Roman" w:hAnsi="Times New Roman" w:cs="Times New Roman"/>
            <w:sz w:val="24"/>
            <w:szCs w:val="24"/>
          </w:rPr>
          <w:delText xml:space="preserve">attests</w:delText>
        </w:r>
      </w:del>
      <w:ins w:id="91051" w:author="Grammar Check" w:date="2026-10-02T00:00:00Z">
        <w:r>
          <w:rPr>
            <w:rFonts w:ascii="Times New Roman" w:hAnsi="Times New Roman" w:cs="Times New Roman"/>
            <w:sz w:val="24"/>
            <w:szCs w:val="24"/>
          </w:rPr>
          <w:t xml:space="preserve">attest</w:t>
        </w:r>
      </w:ins>
      <w:r>
        <w:rPr>
          <w:rFonts w:ascii="Times New Roman" w:hAnsi="Times New Roman" w:cs="Times New Roman"/>
          <w:sz w:val="24"/>
          <w:szCs w:val="24"/>
        </w:rPr>
        <w:t xml:space="preserve"> to</w:t>
      </w:r>
      <w:del w:id="91049" w:author="Grammar Check" w:date="2026-10-02T00:00:00Z">
        <w:r>
          <w:rPr>
            <w:rFonts w:ascii="Times New Roman" w:hAnsi="Times New Roman" w:cs="Times New Roman"/>
            <w:sz w:val="24"/>
            <w:szCs w:val="24"/>
          </w:rPr>
          <w:delText xml:space="preserve"> the fact that there is</w:delText>
        </w:r>
      </w:del>
      <w:r>
        <w:rPr>
          <w:rFonts w:ascii="Times New Roman" w:hAnsi="Times New Roman" w:cs="Times New Roman"/>
          <w:sz w:val="24"/>
          <w:szCs w:val="24"/>
        </w:rPr>
        <w:t xml:space="preserve"> excellent class discrimination, and the steady decline in loss indicates </w:t>
      </w:r>
      <w:del w:id="91048" w:author="Grammar Check" w:date="2026-10-02T00:00:00Z">
        <w:r>
          <w:rPr>
            <w:rFonts w:ascii="Times New Roman" w:hAnsi="Times New Roman" w:cs="Times New Roman"/>
            <w:sz w:val="24"/>
            <w:szCs w:val="24"/>
          </w:rPr>
          <w:delText xml:space="preserve">the existence of a </w:delText>
        </w:r>
      </w:del>
      <w:r>
        <w:rPr>
          <w:rFonts w:ascii="Times New Roman" w:hAnsi="Times New Roman" w:cs="Times New Roman"/>
          <w:sz w:val="24"/>
          <w:szCs w:val="24"/>
        </w:rPr>
        <w:t xml:space="preserve">stable convergence, as shown in </w:t>
      </w:r>
      <w:r>
        <w:rPr>
          <w:rFonts w:ascii="Times New Roman" w:hAnsi="Times New Roman" w:cs="Times New Roman"/>
          <w:color w:val="C00000"/>
          <w:sz w:val="24"/>
          <w:szCs w:val="24"/>
        </w:rPr>
        <w:t>Table 6</w:t>
      </w:r>
      <w:r>
        <w:rPr>
          <w:rFonts w:ascii="Times New Roman" w:hAnsi="Times New Roman" w:cs="Times New Roman"/>
          <w:sz w:val="24"/>
          <w:szCs w:val="24"/>
        </w:rPr>
        <w:t>.</w:t>
      </w:r>
    </w:p>
    <w:p w:rsidR="001B5273" w:rsidRPr="00E66A31" w:rsidRDefault="001B5273" w:rsidP="007A602D">
      <w:pPr>
        <w:spacing w:before="240"/>
        <w:jc w:val="center"/>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17BC1388" wp14:editId="2BFA2D00">
            <wp:extent cx="3834416" cy="2565070"/>
            <wp:effectExtent l="0" t="0" r="0" b="6985"/>
            <wp:docPr id="48" name="Picture 48" descr="C:\Users\mahesh.singh\AppData\Local\Microsoft\Windows\INetCache\Content.MSO\74EE39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mahesh.singh\AppData\Local\Microsoft\Windows\INetCache\Content.MSO\74EE399C.tmp"/>
                    <pic:cNvPicPr>
                      <a:picLocks noChangeAspect="1" noChangeArrowheads="1"/>
                    </pic:cNvPicPr>
                  </pic:nvPicPr>
                  <pic:blipFill rotWithShape="1">
                    <a:blip r:embed="rId56">
                      <a:extLst>
                        <a:ext uri="{28A0092B-C50C-407E-A947-70E740481C1C}">
                          <a14:useLocalDpi xmlns:a14="http://schemas.microsoft.com/office/drawing/2010/main" val="0"/>
                        </a:ext>
                      </a:extLst>
                    </a:blip>
                    <a:srcRect t="6346"/>
                    <a:stretch/>
                  </pic:blipFill>
                  <pic:spPr bwMode="auto">
                    <a:xfrm>
                      <a:off x="0" y="0"/>
                      <a:ext cx="3885527" cy="2599261"/>
                    </a:xfrm>
                    <a:prstGeom prst="rect">
                      <a:avLst/>
                    </a:prstGeom>
                    <a:noFill/>
                    <a:ln>
                      <a:noFill/>
                    </a:ln>
                    <a:extLst>
                      <a:ext uri="{53640926-AAD7-44D8-BBD7-CCE9431645EC}">
                        <a14:shadowObscured xmlns:a14="http://schemas.microsoft.com/office/drawing/2010/main"/>
                      </a:ext>
                    </a:extLst>
                  </pic:spPr>
                </pic:pic>
              </a:graphicData>
            </a:graphic>
          </wp:inline>
        </w:drawing>
      </w:r>
    </w:p>
    <w:p w:rsidR="007A602D" w:rsidRPr="00E66A31" w:rsidRDefault="008E21CF" w:rsidP="007A602D">
      <w:pPr>
        <w:spacing w:after="0"/>
        <w:jc w:val="center"/>
        <w:rPr>
          <w:rFonts w:ascii="Times New Roman" w:hAnsi="Times New Roman" w:cs="Times New Roman"/>
          <w:sz w:val="24"/>
          <w:szCs w:val="24"/>
        </w:rPr>
      </w:pPr>
      <w:r>
        <w:rPr>
          <w:rFonts w:ascii="Times New Roman" w:hAnsi="Times New Roman" w:cs="Times New Roman"/>
          <w:b/>
          <w:sz w:val="24"/>
          <w:szCs w:val="24"/>
        </w:rPr>
        <w:t xml:space="preserve">Figure 23. </w:t>
      </w:r>
      <w:r>
        <w:rPr>
          <w:rFonts w:ascii="Times New Roman" w:hAnsi="Times New Roman" w:cs="Times New Roman"/>
          <w:sz w:val="24"/>
          <w:szCs w:val="24"/>
        </w:rPr>
        <w:t xml:space="preserve"> CNN-Transformer training and validation accuracy curves.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23 illustrates that the training </w:t>
      </w:r>
      <w:del w:id="91084" w:author="Grammar Check" w:date="2026-10-02T00:00:00Z">
        <w:r>
          <w:rPr>
            <w:rFonts w:ascii="Times New Roman" w:hAnsi="Times New Roman" w:cs="Times New Roman"/>
            <w:sz w:val="24"/>
            <w:szCs w:val="24"/>
          </w:rPr>
          <w:delText xml:space="preserve">curve</w:delText>
        </w:r>
      </w:del>
      <w:ins w:id="91085" w:author="Grammar Check" w:date="2026-10-02T00:00:00Z">
        <w:r>
          <w:rPr>
            <w:rFonts w:ascii="Times New Roman" w:hAnsi="Times New Roman" w:cs="Times New Roman"/>
            <w:sz w:val="24"/>
            <w:szCs w:val="24"/>
          </w:rPr>
          <w:t xml:space="preserve">and</w:t>
        </w:r>
      </w:ins>
      <w:r>
        <w:rPr>
          <w:rFonts w:ascii="Times New Roman" w:hAnsi="Times New Roman" w:cs="Times New Roman"/>
          <w:sz w:val="24"/>
          <w:szCs w:val="24"/>
        </w:rPr>
        <w:t xml:space="preserve"> </w:t>
      </w:r>
      <w:del w:id="91082" w:author="Grammar Check" w:date="2026-10-02T00:00:00Z">
        <w:r>
          <w:rPr>
            <w:rFonts w:ascii="Times New Roman" w:hAnsi="Times New Roman" w:cs="Times New Roman"/>
            <w:sz w:val="24"/>
            <w:szCs w:val="24"/>
          </w:rPr>
          <w:delText xml:space="preserve">and</w:delText>
        </w:r>
      </w:del>
      <w:ins w:id="91083" w:author="Grammar Check" w:date="2026-10-02T00:00:00Z">
        <w:r>
          <w:rPr>
            <w:rFonts w:ascii="Times New Roman" w:hAnsi="Times New Roman" w:cs="Times New Roman"/>
            <w:sz w:val="24"/>
            <w:szCs w:val="24"/>
          </w:rPr>
          <w:t xml:space="preserve">validation</w:t>
        </w:r>
      </w:ins>
      <w:r>
        <w:rPr>
          <w:rFonts w:ascii="Times New Roman" w:hAnsi="Times New Roman" w:cs="Times New Roman"/>
          <w:sz w:val="24"/>
          <w:szCs w:val="24"/>
        </w:rPr>
        <w:t xml:space="preserve"> accuracy of the CNN-Transformer hybrid model </w:t>
      </w:r>
      <w:del w:id="91081" w:author="Grammar Check" w:date="2026-10-02T00:00:00Z">
        <w:r>
          <w:rPr>
            <w:rFonts w:ascii="Times New Roman" w:hAnsi="Times New Roman" w:cs="Times New Roman"/>
            <w:sz w:val="24"/>
            <w:szCs w:val="24"/>
          </w:rPr>
          <w:delText xml:space="preserve">have a consistent </w:delText>
        </w:r>
      </w:del>
      <w:r>
        <w:rPr>
          <w:rFonts w:ascii="Times New Roman" w:hAnsi="Times New Roman" w:cs="Times New Roman"/>
          <w:sz w:val="24"/>
          <w:szCs w:val="24"/>
        </w:rPr>
        <w:t xml:space="preserve">increase </w:t>
      </w:r>
      <w:del w:id="91079" w:author="Grammar Check" w:date="2026-10-02T00:00:00Z">
        <w:r>
          <w:rPr>
            <w:rFonts w:ascii="Times New Roman" w:hAnsi="Times New Roman" w:cs="Times New Roman"/>
            <w:sz w:val="24"/>
            <w:szCs w:val="24"/>
          </w:rPr>
          <w:delText xml:space="preserve">per</w:delText>
        </w:r>
      </w:del>
      <w:ins w:id="91080" w:author="Grammar Check" w:date="2026-10-02T00:00:00Z">
        <w:r>
          <w:rPr>
            <w:rFonts w:ascii="Times New Roman" w:hAnsi="Times New Roman" w:cs="Times New Roman"/>
            <w:sz w:val="24"/>
            <w:szCs w:val="24"/>
          </w:rPr>
          <w:t xml:space="preserve">consistently</w:t>
        </w:r>
      </w:ins>
      <w:r>
        <w:rPr>
          <w:rFonts w:ascii="Times New Roman" w:hAnsi="Times New Roman" w:cs="Times New Roman"/>
          <w:sz w:val="24"/>
          <w:szCs w:val="24"/>
        </w:rPr>
        <w:t xml:space="preserve"> </w:t>
      </w:r>
      <w:del w:id="91077" w:author="Grammar Check" w:date="2026-10-02T00:00:00Z">
        <w:r>
          <w:rPr>
            <w:rFonts w:ascii="Times New Roman" w:hAnsi="Times New Roman" w:cs="Times New Roman"/>
            <w:sz w:val="24"/>
            <w:szCs w:val="24"/>
          </w:rPr>
          <w:delText xml:space="preserve">epoch</w:delText>
        </w:r>
      </w:del>
      <w:ins w:id="91078" w:author="Grammar Check" w:date="2026-10-02T00:00:00Z">
        <w:r>
          <w:rPr>
            <w:rFonts w:ascii="Times New Roman" w:hAnsi="Times New Roman" w:cs="Times New Roman"/>
            <w:sz w:val="24"/>
            <w:szCs w:val="24"/>
          </w:rPr>
          <w:t xml:space="preserve">across epochs</w:t>
        </w:r>
      </w:ins>
      <w:r>
        <w:rPr>
          <w:rFonts w:ascii="Times New Roman" w:hAnsi="Times New Roman" w:cs="Times New Roman"/>
          <w:sz w:val="24"/>
          <w:szCs w:val="24"/>
        </w:rPr>
        <w:t xml:space="preserve">, </w:t>
      </w:r>
      <w:del w:id="91075" w:author="Grammar Check" w:date="2026-10-02T00:00:00Z">
        <w:r>
          <w:rPr>
            <w:rFonts w:ascii="Times New Roman" w:hAnsi="Times New Roman" w:cs="Times New Roman"/>
            <w:sz w:val="24"/>
            <w:szCs w:val="24"/>
          </w:rPr>
          <w:delText xml:space="preserve">which</w:delText>
        </w:r>
      </w:del>
      <w:ins w:id="91076" w:author="Grammar Check" w:date="2026-10-02T00:00:00Z">
        <w:r>
          <w:rPr>
            <w:rFonts w:ascii="Times New Roman" w:hAnsi="Times New Roman" w:cs="Times New Roman"/>
            <w:sz w:val="24"/>
            <w:szCs w:val="24"/>
          </w:rPr>
          <w:t xml:space="preserve">indicating</w:t>
        </w:r>
      </w:ins>
      <w:r>
        <w:rPr>
          <w:rFonts w:ascii="Times New Roman" w:hAnsi="Times New Roman" w:cs="Times New Roman"/>
          <w:sz w:val="24"/>
          <w:szCs w:val="24"/>
        </w:rPr>
        <w:t xml:space="preserve"> </w:t>
      </w:r>
      <w:del w:id="91073" w:author="Grammar Check" w:date="2026-10-02T00:00:00Z">
        <w:r>
          <w:rPr>
            <w:rFonts w:ascii="Times New Roman" w:hAnsi="Times New Roman" w:cs="Times New Roman"/>
            <w:sz w:val="24"/>
            <w:szCs w:val="24"/>
          </w:rPr>
          <w:delText xml:space="preserve">indicates excellent</w:delText>
        </w:r>
      </w:del>
      <w:ins w:id="91074" w:author="Grammar Check" w:date="2026-10-02T00:00:00Z">
        <w:r>
          <w:rPr>
            <w:rFonts w:ascii="Times New Roman" w:hAnsi="Times New Roman" w:cs="Times New Roman"/>
            <w:sz w:val="24"/>
            <w:szCs w:val="24"/>
          </w:rPr>
          <w:t xml:space="preserve">effective</w:t>
        </w:r>
      </w:ins>
      <w:r>
        <w:rPr>
          <w:rFonts w:ascii="Times New Roman" w:hAnsi="Times New Roman" w:cs="Times New Roman"/>
          <w:sz w:val="24"/>
          <w:szCs w:val="24"/>
        </w:rPr>
        <w:t xml:space="preserve"> and consistent learning. The validation accuracy is </w:t>
      </w:r>
      <w:del w:id="91071" w:author="Grammar Check" w:date="2026-10-02T00:00:00Z">
        <w:r>
          <w:rPr>
            <w:rFonts w:ascii="Times New Roman" w:hAnsi="Times New Roman" w:cs="Times New Roman"/>
            <w:sz w:val="24"/>
            <w:szCs w:val="24"/>
          </w:rPr>
          <w:delText xml:space="preserve">always</w:delText>
        </w:r>
      </w:del>
      <w:ins w:id="91072" w:author="Grammar Check" w:date="2026-10-02T00:00:00Z">
        <w:r>
          <w:rPr>
            <w:rFonts w:ascii="Times New Roman" w:hAnsi="Times New Roman" w:cs="Times New Roman"/>
            <w:sz w:val="24"/>
            <w:szCs w:val="24"/>
          </w:rPr>
          <w:t xml:space="preserve">consistently</w:t>
        </w:r>
      </w:ins>
      <w:r>
        <w:rPr>
          <w:rFonts w:ascii="Times New Roman" w:hAnsi="Times New Roman" w:cs="Times New Roman"/>
          <w:sz w:val="24"/>
          <w:szCs w:val="24"/>
        </w:rPr>
        <w:t xml:space="preserve"> marginally </w:t>
      </w:r>
      <w:del w:id="91069" w:author="Grammar Check" w:date="2026-10-02T00:00:00Z">
        <w:r>
          <w:rPr>
            <w:rFonts w:ascii="Times New Roman" w:hAnsi="Times New Roman" w:cs="Times New Roman"/>
            <w:sz w:val="24"/>
            <w:szCs w:val="24"/>
          </w:rPr>
          <w:delText xml:space="preserve">better</w:delText>
        </w:r>
      </w:del>
      <w:ins w:id="91070" w:author="Grammar Check" w:date="2026-10-02T00:00:00Z">
        <w:r>
          <w:rPr>
            <w:rFonts w:ascii="Times New Roman" w:hAnsi="Times New Roman" w:cs="Times New Roman"/>
            <w:sz w:val="24"/>
            <w:szCs w:val="24"/>
          </w:rPr>
          <w:t xml:space="preserve">higher</w:t>
        </w:r>
      </w:ins>
      <w:r>
        <w:rPr>
          <w:rFonts w:ascii="Times New Roman" w:hAnsi="Times New Roman" w:cs="Times New Roman"/>
          <w:sz w:val="24"/>
          <w:szCs w:val="24"/>
        </w:rPr>
        <w:t xml:space="preserve"> than the training accuracy, which demonstrates good generalization, and both curves </w:t>
      </w:r>
      <w:del w:id="91068" w:author="Grammar Check" w:date="2026-10-02T00:00:00Z">
        <w:r>
          <w:rPr>
            <w:rFonts w:ascii="Times New Roman" w:hAnsi="Times New Roman" w:cs="Times New Roman"/>
            <w:sz w:val="24"/>
            <w:szCs w:val="24"/>
          </w:rPr>
          <w:delText xml:space="preserve">always </w:delText>
        </w:r>
      </w:del>
      <w:r>
        <w:rPr>
          <w:rFonts w:ascii="Times New Roman" w:hAnsi="Times New Roman" w:cs="Times New Roman"/>
          <w:sz w:val="24"/>
          <w:szCs w:val="24"/>
        </w:rPr>
        <w:t xml:space="preserve">approach </w:t>
      </w:r>
      <w:del w:id="91066" w:author="Grammar Check" w:date="2026-10-02T00:00:00Z">
        <w:r>
          <w:rPr>
            <w:rFonts w:ascii="Times New Roman" w:hAnsi="Times New Roman" w:cs="Times New Roman"/>
            <w:sz w:val="24"/>
            <w:szCs w:val="24"/>
          </w:rPr>
          <w:delText xml:space="preserve">the value of about</w:delText>
        </w:r>
      </w:del>
      <w:ins w:id="91067" w:author="Grammar Check" w:date="2026-10-02T00:00:00Z">
        <w:r>
          <w:rPr>
            <w:rFonts w:ascii="Times New Roman" w:hAnsi="Times New Roman" w:cs="Times New Roman"/>
            <w:sz w:val="24"/>
            <w:szCs w:val="24"/>
          </w:rPr>
          <w:t xml:space="preserve">approximately</w:t>
        </w:r>
      </w:ins>
      <w:r>
        <w:rPr>
          <w:rFonts w:ascii="Times New Roman" w:hAnsi="Times New Roman" w:cs="Times New Roman"/>
          <w:sz w:val="24"/>
          <w:szCs w:val="24"/>
        </w:rPr>
        <w:t xml:space="preserve"> 0.88</w:t>
      </w:r>
      <w:del w:id="91064" w:author="Grammar Check" w:date="2026-10-02T00:00:00Z">
        <w:r>
          <w:rPr>
            <w:rFonts w:ascii="Times New Roman" w:hAnsi="Times New Roman" w:cs="Times New Roman"/>
            <w:sz w:val="24"/>
            <w:szCs w:val="24"/>
          </w:rPr>
          <w:delText xml:space="preserve">-</w:delText>
        </w:r>
      </w:del>
      <w:ins w:id="91065"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0.90, </w:t>
      </w:r>
      <w:del w:id="91062" w:author="Grammar Check" w:date="2026-10-02T00:00:00Z">
        <w:r>
          <w:rPr>
            <w:rFonts w:ascii="Times New Roman" w:hAnsi="Times New Roman" w:cs="Times New Roman"/>
            <w:sz w:val="24"/>
            <w:szCs w:val="24"/>
          </w:rPr>
          <w:delText xml:space="preserve">and this</w:delText>
        </w:r>
      </w:del>
      <w:ins w:id="91063" w:author="Grammar Check" w:date="2026-10-02T00:00:00Z">
        <w:r>
          <w:rPr>
            <w:rFonts w:ascii="Times New Roman" w:hAnsi="Times New Roman" w:cs="Times New Roman"/>
            <w:sz w:val="24"/>
            <w:szCs w:val="24"/>
          </w:rPr>
          <w:t xml:space="preserve">which</w:t>
        </w:r>
      </w:ins>
      <w:r>
        <w:rPr>
          <w:rFonts w:ascii="Times New Roman" w:hAnsi="Times New Roman" w:cs="Times New Roman"/>
          <w:sz w:val="24"/>
          <w:szCs w:val="24"/>
        </w:rPr>
        <w:t xml:space="preserve"> can be attributed to the successful integration of CNN feature extraction and transformer attention.</w:t>
      </w:r>
    </w:p>
    <w:p w:rsidR="001B5273" w:rsidRPr="00E66A31" w:rsidRDefault="001B5273" w:rsidP="00271940">
      <w:pPr>
        <w:spacing w:before="240" w:after="0"/>
        <w:jc w:val="center"/>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4C0B54E7" wp14:editId="494D74E9">
            <wp:extent cx="4162298" cy="2768354"/>
            <wp:effectExtent l="0" t="0" r="0" b="0"/>
            <wp:docPr id="47" name="Picture 47" descr="C:\Users\mahesh.singh\AppData\Local\Microsoft\Windows\INetCache\Content.MSO\6C317E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ahesh.singh\AppData\Local\Microsoft\Windows\INetCache\Content.MSO\6C317E0A.tmp"/>
                    <pic:cNvPicPr>
                      <a:picLocks noChangeAspect="1" noChangeArrowheads="1"/>
                    </pic:cNvPicPr>
                  </pic:nvPicPr>
                  <pic:blipFill rotWithShape="1">
                    <a:blip r:embed="rId57">
                      <a:extLst>
                        <a:ext uri="{28A0092B-C50C-407E-A947-70E740481C1C}">
                          <a14:useLocalDpi xmlns:a14="http://schemas.microsoft.com/office/drawing/2010/main" val="0"/>
                        </a:ext>
                      </a:extLst>
                    </a:blip>
                    <a:srcRect t="6885"/>
                    <a:stretch/>
                  </pic:blipFill>
                  <pic:spPr bwMode="auto">
                    <a:xfrm>
                      <a:off x="0" y="0"/>
                      <a:ext cx="4184590" cy="2783181"/>
                    </a:xfrm>
                    <a:prstGeom prst="rect">
                      <a:avLst/>
                    </a:prstGeom>
                    <a:noFill/>
                    <a:ln>
                      <a:noFill/>
                    </a:ln>
                    <a:extLst>
                      <a:ext uri="{53640926-AAD7-44D8-BBD7-CCE9431645EC}">
                        <a14:shadowObscured xmlns:a14="http://schemas.microsoft.com/office/drawing/2010/main"/>
                      </a:ext>
                    </a:extLst>
                  </pic:spPr>
                </pic:pic>
              </a:graphicData>
            </a:graphic>
          </wp:inline>
        </w:drawing>
      </w:r>
    </w:p>
    <w:p w:rsidR="00271940" w:rsidRPr="00E66A31" w:rsidRDefault="00271940" w:rsidP="00271940">
      <w:pPr>
        <w:spacing w:after="0"/>
        <w:jc w:val="center"/>
        <w:rPr>
          <w:rFonts w:ascii="Times New Roman" w:hAnsi="Times New Roman" w:cs="Times New Roman"/>
          <w:sz w:val="24"/>
          <w:szCs w:val="24"/>
        </w:rPr>
      </w:pPr>
      <w:r>
        <w:rPr>
          <w:rFonts w:ascii="Times New Roman" w:hAnsi="Times New Roman" w:cs="Times New Roman"/>
          <w:b/>
          <w:sz w:val="24"/>
          <w:szCs w:val="24"/>
        </w:rPr>
        <w:t>Figure 24.</w:t>
      </w:r>
      <w:r>
        <w:rPr>
          <w:rFonts w:ascii="Times New Roman" w:hAnsi="Times New Roman" w:cs="Times New Roman"/>
          <w:sz w:val="24"/>
          <w:szCs w:val="24"/>
        </w:rPr>
        <w:t xml:space="preserve"> Training and validation loss curves of the CNN-Transformer</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Figure 24 shows that the training and validation loss curves of the CNN-Transformer hybrid model steadily decrease with the number of epochs, which indicates stable convergence and effective learning</w:t>
      </w:r>
      <w:del w:id="91090" w:author="Grammar Check" w:date="2026-10-02T00:00:00Z">
        <w:r>
          <w:rPr>
            <w:rFonts w:ascii="Times New Roman" w:hAnsi="Times New Roman" w:cs="Times New Roman"/>
            <w:sz w:val="24"/>
            <w:szCs w:val="24"/>
          </w:rPr>
          <w:delText xml:space="preserve"> processes of the model</w:delText>
        </w:r>
      </w:del>
      <w:r>
        <w:rPr>
          <w:rFonts w:ascii="Times New Roman" w:hAnsi="Times New Roman" w:cs="Times New Roman"/>
          <w:sz w:val="24"/>
          <w:szCs w:val="24"/>
        </w:rPr>
        <w:t xml:space="preserve">. The close </w:t>
      </w:r>
      <w:del w:id="91088" w:author="Grammar Check" w:date="2026-10-02T00:00:00Z">
        <w:r>
          <w:rPr>
            <w:rFonts w:ascii="Times New Roman" w:hAnsi="Times New Roman" w:cs="Times New Roman"/>
            <w:sz w:val="24"/>
            <w:szCs w:val="24"/>
          </w:rPr>
          <w:delText xml:space="preserve">correlation</w:delText>
        </w:r>
      </w:del>
      <w:ins w:id="91089" w:author="Grammar Check" w:date="2026-10-02T00:00:00Z">
        <w:r>
          <w:rPr>
            <w:rFonts w:ascii="Times New Roman" w:hAnsi="Times New Roman" w:cs="Times New Roman"/>
            <w:sz w:val="24"/>
            <w:szCs w:val="24"/>
          </w:rPr>
          <w:t xml:space="preserve">agreement</w:t>
        </w:r>
      </w:ins>
      <w:r>
        <w:rPr>
          <w:rFonts w:ascii="Times New Roman" w:hAnsi="Times New Roman" w:cs="Times New Roman"/>
          <w:sz w:val="24"/>
          <w:szCs w:val="24"/>
        </w:rPr>
        <w:t xml:space="preserve"> between the training and validation loss curves, following the initial fluctuations, </w:t>
      </w:r>
      <w:del w:id="91086" w:author="Grammar Check" w:date="2026-10-02T00:00:00Z">
        <w:r>
          <w:rPr>
            <w:rFonts w:ascii="Times New Roman" w:hAnsi="Times New Roman" w:cs="Times New Roman"/>
            <w:sz w:val="24"/>
            <w:szCs w:val="24"/>
          </w:rPr>
          <w:delText xml:space="preserve">proves</w:delText>
        </w:r>
      </w:del>
      <w:ins w:id="91087" w:author="Grammar Check" w:date="2026-10-02T00:00:00Z">
        <w:r>
          <w:rPr>
            <w:rFonts w:ascii="Times New Roman" w:hAnsi="Times New Roman" w:cs="Times New Roman"/>
            <w:sz w:val="24"/>
            <w:szCs w:val="24"/>
          </w:rPr>
          <w:t xml:space="preserve">indicates</w:t>
        </w:r>
      </w:ins>
      <w:r>
        <w:rPr>
          <w:rFonts w:ascii="Times New Roman" w:hAnsi="Times New Roman" w:cs="Times New Roman"/>
          <w:sz w:val="24"/>
          <w:szCs w:val="24"/>
        </w:rPr>
        <w:t xml:space="preserve"> that the model generalizes well, and the combination of CNN and Transformer mechanisms effectively reduces model error over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656"/>
      </w:tblGrid>
      <w:tr w:rsidR="002E6E31" w:rsidRPr="00E66A31" w:rsidTr="004C0F78">
        <w:tc>
          <w:tcPr>
            <w:tcW w:w="4508" w:type="dxa"/>
          </w:tcPr>
          <w:p w:rsidR="001B5273" w:rsidRPr="00E66A31" w:rsidRDefault="001B5273" w:rsidP="00DB1E9F">
            <w:pPr>
              <w:spacing w:before="240"/>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10F15FA0" wp14:editId="4A202EC9">
                  <wp:extent cx="2755075" cy="2361493"/>
                  <wp:effectExtent l="0" t="0" r="7620" b="1270"/>
                  <wp:docPr id="45" name="Picture 45" descr="C:\Users\mahesh.singh\AppData\Local\Microsoft\Windows\INetCache\Content.MSO\A41836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ahesh.singh\AppData\Local\Microsoft\Windows\INetCache\Content.MSO\A41836F6.tmp"/>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15754" cy="2413503"/>
                          </a:xfrm>
                          <a:prstGeom prst="rect">
                            <a:avLst/>
                          </a:prstGeom>
                          <a:noFill/>
                          <a:ln>
                            <a:noFill/>
                          </a:ln>
                        </pic:spPr>
                      </pic:pic>
                    </a:graphicData>
                  </a:graphic>
                </wp:inline>
              </w:drawing>
            </w:r>
          </w:p>
        </w:tc>
        <w:tc>
          <w:tcPr>
            <w:tcW w:w="4508" w:type="dxa"/>
          </w:tcPr>
          <w:p w:rsidR="001B5273" w:rsidRPr="00E66A31" w:rsidRDefault="001B5273" w:rsidP="00DB1E9F">
            <w:pPr>
              <w:spacing w:before="240"/>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02747F4C" wp14:editId="53304D61">
                  <wp:extent cx="2814452" cy="2412387"/>
                  <wp:effectExtent l="0" t="0" r="5080" b="6985"/>
                  <wp:docPr id="44" name="Picture 44" descr="C:\Users\mahesh.singh\AppData\Local\Microsoft\Windows\INetCache\Content.MSO\27A616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ahesh.singh\AppData\Local\Microsoft\Windows\INetCache\Content.MSO\27A61674.tmp"/>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34512" cy="2429581"/>
                          </a:xfrm>
                          <a:prstGeom prst="rect">
                            <a:avLst/>
                          </a:prstGeom>
                          <a:noFill/>
                          <a:ln>
                            <a:noFill/>
                          </a:ln>
                        </pic:spPr>
                      </pic:pic>
                    </a:graphicData>
                  </a:graphic>
                </wp:inline>
              </w:drawing>
            </w:r>
          </w:p>
        </w:tc>
      </w:tr>
    </w:tbl>
    <w:p w:rsidR="009D66F8" w:rsidRPr="00E66A31" w:rsidRDefault="004C0F78" w:rsidP="004C0F78">
      <w:pPr>
        <w:spacing w:before="240" w:after="0"/>
        <w:jc w:val="center"/>
        <w:rPr>
          <w:rFonts w:ascii="Arial" w:eastAsia="Times New Roman" w:hAnsi="Arial" w:cs="Arial"/>
          <w:noProof/>
          <w:sz w:val="24"/>
          <w:szCs w:val="24"/>
          <w:lang w:eastAsia="en-IN"/>
        </w:rPr>
      </w:pPr>
      <w:r>
        <w:rPr>
          <w:rFonts w:ascii="Times New Roman" w:hAnsi="Times New Roman" w:cs="Times New Roman"/>
          <w:b/>
          <w:sz w:val="24"/>
          <w:szCs w:val="24"/>
        </w:rPr>
        <w:t xml:space="preserve">Figure 25.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of the CNN-Transformer</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b/>
          <w:sz w:val="24"/>
          <w:szCs w:val="24"/>
        </w:rPr>
        <w:t xml:space="preserve">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ROC and PR curves in Figure 25 indicate the excellent performance of the CNN-Transformer hybrid model </w:t>
      </w:r>
      <w:del w:id="91091" w:author="Grammar Check" w:date="2026-10-02T00:00:00Z">
        <w:r>
          <w:rPr>
            <w:rFonts w:ascii="Times New Roman" w:hAnsi="Times New Roman" w:cs="Times New Roman"/>
            <w:sz w:val="24"/>
            <w:szCs w:val="24"/>
          </w:rPr>
          <w:delText xml:space="preserve">in</w:delText>
        </w:r>
      </w:del>
      <w:ins w:id="91092"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classes. DoS and Malware are characterized by the highest detection rate (AUC/AP = 1.000), and Benign, Unauthorized, and Web classes are also characterized by high separability, which </w:t>
      </w:r>
      <w:del w:id="91093" w:author="Grammar Check" w:date="2026-10-02T00:00:00Z">
        <w:r>
          <w:rPr>
            <w:rFonts w:ascii="Times New Roman" w:hAnsi="Times New Roman" w:cs="Times New Roman"/>
            <w:sz w:val="24"/>
            <w:szCs w:val="24"/>
          </w:rPr>
          <w:delText xml:space="preserve">proves</w:delText>
        </w:r>
      </w:del>
      <w:ins w:id="91094" w:author="Grammar Check" w:date="2026-10-02T00:00:00Z">
        <w:r>
          <w:rPr>
            <w:rFonts w:ascii="Times New Roman" w:hAnsi="Times New Roman" w:cs="Times New Roman"/>
            <w:sz w:val="24"/>
            <w:szCs w:val="24"/>
          </w:rPr>
          <w:t xml:space="preserve">demonstrates</w:t>
        </w:r>
      </w:ins>
      <w:r>
        <w:rPr>
          <w:rFonts w:ascii="Times New Roman" w:hAnsi="Times New Roman" w:cs="Times New Roman"/>
          <w:sz w:val="24"/>
          <w:szCs w:val="24"/>
        </w:rPr>
        <w:t xml:space="preserve"> the effectiveness of CNN feature extraction and transformer attention for the detection of different categories of IoT attacks.</w:t>
      </w:r>
    </w:p>
    <w:p w:rsidR="001B5273" w:rsidRPr="00E66A31" w:rsidRDefault="007D4BCC" w:rsidP="0083552D">
      <w:pPr>
        <w:spacing w:before="240" w:after="0"/>
        <w:jc w:val="center"/>
        <w:rPr>
          <w:rFonts w:ascii="Times New Roman" w:hAnsi="Times New Roman" w:cs="Times New Roman"/>
          <w:b/>
          <w:sz w:val="24"/>
          <w:szCs w:val="24"/>
        </w:rPr>
      </w:pPr>
      <w:r>
        <w:rPr>
          <w:rFonts w:ascii="Arial" w:eastAsia="Times New Roman" w:hAnsi="Arial" w:cs="Arial"/>
          <w:noProof/>
          <w:sz w:val="24"/>
          <w:szCs w:val="24"/>
          <w:lang w:eastAsia="en-IN"/>
        </w:rPr>
        <w:drawing>
          <wp:inline distT="0" distB="0" distL="0" distR="0" wp14:anchorId="6E72D157" wp14:editId="34772BF7">
            <wp:extent cx="3420093" cy="2789381"/>
            <wp:effectExtent l="0" t="0" r="9525" b="0"/>
            <wp:docPr id="46" name="Picture 46" descr="C:\Users\mahesh.singh\AppData\Local\Microsoft\Windows\INetCache\Content.MSO\AE4132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mahesh.singh\AppData\Local\Microsoft\Windows\INetCache\Content.MSO\AE4132A8.tmp"/>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4848"/>
                    <a:stretch/>
                  </pic:blipFill>
                  <pic:spPr bwMode="auto">
                    <a:xfrm>
                      <a:off x="0" y="0"/>
                      <a:ext cx="3504229" cy="2858001"/>
                    </a:xfrm>
                    <a:prstGeom prst="rect">
                      <a:avLst/>
                    </a:prstGeom>
                    <a:noFill/>
                    <a:ln>
                      <a:noFill/>
                    </a:ln>
                    <a:extLst>
                      <a:ext uri="{53640926-AAD7-44D8-BBD7-CCE9431645EC}">
                        <a14:shadowObscured xmlns:a14="http://schemas.microsoft.com/office/drawing/2010/main"/>
                      </a:ext>
                    </a:extLst>
                  </pic:spPr>
                </pic:pic>
              </a:graphicData>
            </a:graphic>
          </wp:inline>
        </w:drawing>
      </w:r>
    </w:p>
    <w:p w:rsidR="00565168" w:rsidRPr="00E66A31" w:rsidRDefault="00565168" w:rsidP="00565168">
      <w:pPr>
        <w:spacing w:after="0"/>
        <w:jc w:val="center"/>
        <w:rPr>
          <w:rFonts w:ascii="Times New Roman" w:hAnsi="Times New Roman" w:cs="Times New Roman"/>
          <w:sz w:val="24"/>
          <w:szCs w:val="24"/>
        </w:rPr>
      </w:pPr>
      <w:r>
        <w:rPr>
          <w:rFonts w:ascii="Times New Roman" w:hAnsi="Times New Roman" w:cs="Times New Roman"/>
          <w:b/>
          <w:sz w:val="24"/>
          <w:szCs w:val="24"/>
        </w:rPr>
        <w:t>Figure 26.</w:t>
      </w:r>
      <w:r>
        <w:rPr>
          <w:rFonts w:ascii="Times New Roman" w:hAnsi="Times New Roman" w:cs="Times New Roman"/>
          <w:sz w:val="24"/>
          <w:szCs w:val="24"/>
        </w:rPr>
        <w:t xml:space="preserve"> Confusion matrix of the CNN-Transformer</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375A4B" w:rsidRPr="00375A4B" w:rsidRDefault="00375A4B" w:rsidP="00375A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CNN-Transformer hybrid model shows the classification accuracy for each class. </w:t>
      </w:r>
      <w:del w:id="91095" w:author="Grammar Check" w:date="2026-10-02T00:00:00Z">
        <w:r>
          <w:rPr>
            <w:rFonts w:ascii="Times New Roman" w:hAnsi="Times New Roman" w:cs="Times New Roman"/>
            <w:sz w:val="24"/>
            <w:szCs w:val="24"/>
          </w:rPr>
          <w:delText xml:space="preserve">Figure 26 reveals that the CNN-Transformer hybrid model has a strong classification capability, with the presence of DoS and malware. </w:delText>
        </w:r>
      </w:del>
      <w:r>
        <w:rPr>
          <w:rFonts w:ascii="Times New Roman" w:hAnsi="Times New Roman" w:cs="Times New Roman"/>
          <w:sz w:val="24"/>
          <w:szCs w:val="24"/>
        </w:rPr>
        <w:t xml:space="preserve">The CNN-Transformer hybrid model demonstrates excellent classification capability, detecting DoS and malware with near perfection, as shown in Figure 26. Even though </w:t>
      </w:r>
      <w:del w:id="91108" w:author="Grammar Check" w:date="2026-10-02T00:00:00Z">
        <w:r>
          <w:rPr>
            <w:rFonts w:ascii="Times New Roman" w:hAnsi="Times New Roman" w:cs="Times New Roman"/>
            <w:sz w:val="24"/>
            <w:szCs w:val="24"/>
          </w:rPr>
          <w:delText xml:space="preserve">certain</w:delText>
        </w:r>
      </w:del>
      <w:ins w:id="91109" w:author="Grammar Check" w:date="2026-10-02T00:00:00Z">
        <w:r>
          <w:rPr>
            <w:rFonts w:ascii="Times New Roman" w:hAnsi="Times New Roman" w:cs="Times New Roman"/>
            <w:sz w:val="24"/>
            <w:szCs w:val="24"/>
          </w:rPr>
          <w:t xml:space="preserve">some</w:t>
        </w:r>
      </w:ins>
      <w:r>
        <w:rPr>
          <w:rFonts w:ascii="Times New Roman" w:hAnsi="Times New Roman" w:cs="Times New Roman"/>
          <w:sz w:val="24"/>
          <w:szCs w:val="24"/>
        </w:rPr>
        <w:t xml:space="preserve"> overlap remains between benign and unauthorized traffic, the model is generally very accurate </w:t>
      </w:r>
      <w:del w:id="91106" w:author="Grammar Check" w:date="2026-10-02T00:00:00Z">
        <w:r>
          <w:rPr>
            <w:rFonts w:ascii="Times New Roman" w:hAnsi="Times New Roman" w:cs="Times New Roman"/>
            <w:sz w:val="24"/>
            <w:szCs w:val="24"/>
          </w:rPr>
          <w:delText xml:space="preserve">in</w:delText>
        </w:r>
      </w:del>
      <w:ins w:id="91107"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all classes, which </w:t>
      </w:r>
      <w:del w:id="91104" w:author="Grammar Check" w:date="2026-10-02T00:00:00Z">
        <w:r>
          <w:rPr>
            <w:rFonts w:ascii="Times New Roman" w:hAnsi="Times New Roman" w:cs="Times New Roman"/>
            <w:sz w:val="24"/>
            <w:szCs w:val="24"/>
          </w:rPr>
          <w:delText xml:space="preserve">proves</w:delText>
        </w:r>
      </w:del>
      <w:ins w:id="91105" w:author="Grammar Check" w:date="2026-10-02T00:00:00Z">
        <w:r>
          <w:rPr>
            <w:rFonts w:ascii="Times New Roman" w:hAnsi="Times New Roman" w:cs="Times New Roman"/>
            <w:sz w:val="24"/>
            <w:szCs w:val="24"/>
          </w:rPr>
          <w:t xml:space="preserve">demonstrates</w:t>
        </w:r>
      </w:ins>
      <w:r>
        <w:rPr>
          <w:rFonts w:ascii="Times New Roman" w:hAnsi="Times New Roman" w:cs="Times New Roman"/>
          <w:sz w:val="24"/>
          <w:szCs w:val="24"/>
        </w:rPr>
        <w:t xml:space="preserve"> </w:t>
      </w:r>
      <w:del w:id="91102" w:author="Grammar Check" w:date="2026-10-02T00:00:00Z">
        <w:r>
          <w:rPr>
            <w:rFonts w:ascii="Times New Roman" w:hAnsi="Times New Roman" w:cs="Times New Roman"/>
            <w:sz w:val="24"/>
            <w:szCs w:val="24"/>
          </w:rPr>
          <w:delText xml:space="preserve">that</w:delText>
        </w:r>
      </w:del>
      <w:ins w:id="91103" w:author="Grammar Check" w:date="2026-10-02T00:00:00Z">
        <w:r>
          <w:rPr>
            <w:rFonts w:ascii="Times New Roman" w:hAnsi="Times New Roman" w:cs="Times New Roman"/>
            <w:sz w:val="24"/>
            <w:szCs w:val="24"/>
          </w:rPr>
          <w:t xml:space="preserve">the</w:t>
        </w:r>
      </w:ins>
      <w:r>
        <w:rPr>
          <w:rFonts w:ascii="Times New Roman" w:hAnsi="Times New Roman" w:cs="Times New Roman"/>
          <w:sz w:val="24"/>
          <w:szCs w:val="24"/>
        </w:rPr>
        <w:t xml:space="preserve"> </w:t>
      </w:r>
      <w:del w:id="91100" w:author="Grammar Check" w:date="2026-10-02T00:00:00Z">
        <w:r>
          <w:rPr>
            <w:rFonts w:ascii="Times New Roman" w:hAnsi="Times New Roman" w:cs="Times New Roman"/>
            <w:sz w:val="24"/>
            <w:szCs w:val="24"/>
          </w:rPr>
          <w:delText xml:space="preserve">it</w:delText>
        </w:r>
      </w:del>
      <w:ins w:id="91101" w:author="Grammar Check" w:date="2026-10-02T00:00:00Z">
        <w:r>
          <w:rPr>
            <w:rFonts w:ascii="Times New Roman" w:hAnsi="Times New Roman" w:cs="Times New Roman"/>
            <w:sz w:val="24"/>
            <w:szCs w:val="24"/>
          </w:rPr>
          <w:t xml:space="preserve">effectiveness</w:t>
        </w:r>
      </w:ins>
      <w:r>
        <w:rPr>
          <w:rFonts w:ascii="Times New Roman" w:hAnsi="Times New Roman" w:cs="Times New Roman"/>
          <w:sz w:val="24"/>
          <w:szCs w:val="24"/>
        </w:rPr>
        <w:t xml:space="preserve"> </w:t>
      </w:r>
      <w:del w:id="91098" w:author="Grammar Check" w:date="2026-10-02T00:00:00Z">
        <w:r>
          <w:rPr>
            <w:rFonts w:ascii="Times New Roman" w:hAnsi="Times New Roman" w:cs="Times New Roman"/>
            <w:sz w:val="24"/>
            <w:szCs w:val="24"/>
          </w:rPr>
          <w:delText xml:space="preserve">is</w:delText>
        </w:r>
      </w:del>
      <w:ins w:id="91099" w:author="Grammar Check" w:date="2026-10-02T00:00:00Z">
        <w:r>
          <w:rPr>
            <w:rFonts w:ascii="Times New Roman" w:hAnsi="Times New Roman" w:cs="Times New Roman"/>
            <w:sz w:val="24"/>
            <w:szCs w:val="24"/>
          </w:rPr>
          <w:t xml:space="preserve">of</w:t>
        </w:r>
      </w:ins>
      <w:r>
        <w:rPr>
          <w:rFonts w:ascii="Times New Roman" w:hAnsi="Times New Roman" w:cs="Times New Roman"/>
          <w:sz w:val="24"/>
          <w:szCs w:val="24"/>
        </w:rPr>
        <w:t xml:space="preserve"> </w:t>
      </w:r>
      <w:del w:id="91096" w:author="Grammar Check" w:date="2026-10-02T00:00:00Z">
        <w:r>
          <w:rPr>
            <w:rFonts w:ascii="Times New Roman" w:hAnsi="Times New Roman" w:cs="Times New Roman"/>
            <w:sz w:val="24"/>
            <w:szCs w:val="24"/>
          </w:rPr>
          <w:delText xml:space="preserve">effective to use both</w:delText>
        </w:r>
      </w:del>
      <w:ins w:id="91097" w:author="Grammar Check" w:date="2026-10-02T00:00:00Z">
        <w:r>
          <w:rPr>
            <w:rFonts w:ascii="Times New Roman" w:hAnsi="Times New Roman" w:cs="Times New Roman"/>
            <w:sz w:val="24"/>
            <w:szCs w:val="24"/>
          </w:rPr>
          <w:t xml:space="preserve">combining</w:t>
        </w:r>
      </w:ins>
      <w:r>
        <w:rPr>
          <w:rFonts w:ascii="Times New Roman" w:hAnsi="Times New Roman" w:cs="Times New Roman"/>
          <w:sz w:val="24"/>
          <w:szCs w:val="24"/>
        </w:rPr>
        <w:t xml:space="preserve"> CNN and Transformer features to detect IoT botnets.</w:t>
      </w:r>
    </w:p>
    <w:p w:rsidR="00EB6C91" w:rsidRPr="00230285" w:rsidRDefault="00EB6C91" w:rsidP="00EB6C91">
      <w:pPr>
        <w:spacing w:before="240" w:after="0"/>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4.6 Analysis of </w:t>
      </w:r>
      <w:r>
        <w:rPr>
          <w:rFonts w:ascii="Times New Roman" w:hAnsi="Times New Roman" w:cs="Times New Roman"/>
          <w:b/>
          <w:color w:val="0070C0"/>
          <w:sz w:val="24"/>
          <w:szCs w:val="24"/>
        </w:rPr>
        <w:t>BiLSTM-Transformer</w:t>
      </w:r>
      <w:r>
        <w:rPr>
          <w:rFonts w:ascii="Times New Roman" w:hAnsi="Times New Roman" w:cs="Times New Roman"/>
          <w:b/>
          <w:color w:val="FF0000"/>
          <w:sz w:val="24"/>
          <w:szCs w:val="24"/>
        </w:rPr>
        <w:t xml:space="preserve"> Model </w:t>
      </w:r>
    </w:p>
    <w:p w:rsidR="00DA1885" w:rsidRPr="00DA1885" w:rsidRDefault="00DA1885" w:rsidP="00DA1885">
      <w:pPr>
        <w:spacing w:before="240"/>
        <w:jc w:val="both"/>
        <w:rPr>
          <w:rFonts w:ascii="Times New Roman" w:hAnsi="Times New Roman" w:cs="Times New Roman"/>
          <w:sz w:val="24"/>
          <w:szCs w:val="24"/>
        </w:rPr>
      </w:pPr>
      <w:bookmarkStart w:id="2" w:name="_Hlk216162633"/>
      <w:r>
        <w:rPr>
          <w:rFonts w:ascii="Times New Roman" w:hAnsi="Times New Roman" w:cs="Times New Roman"/>
          <w:sz w:val="24"/>
          <w:szCs w:val="24"/>
        </w:rPr>
        <w:t xml:space="preserve">The BiLSTM-Transformer hybrid architecture </w:t>
      </w:r>
      <w:del w:id="91127" w:author="Grammar Check" w:date="2026-10-02T00:00:00Z">
        <w:r>
          <w:rPr>
            <w:rFonts w:ascii="Times New Roman" w:hAnsi="Times New Roman" w:cs="Times New Roman"/>
            <w:sz w:val="24"/>
            <w:szCs w:val="24"/>
          </w:rPr>
          <w:delText xml:space="preserve">is</w:delText>
        </w:r>
      </w:del>
      <w:ins w:id="91128" w:author="Grammar Check" w:date="2026-10-02T00:00:00Z">
        <w:r>
          <w:rPr>
            <w:rFonts w:ascii="Times New Roman" w:hAnsi="Times New Roman" w:cs="Times New Roman"/>
            <w:sz w:val="24"/>
            <w:szCs w:val="24"/>
          </w:rPr>
          <w:t xml:space="preserve">effectively</w:t>
        </w:r>
      </w:ins>
      <w:r>
        <w:rPr>
          <w:rFonts w:ascii="Times New Roman" w:hAnsi="Times New Roman" w:cs="Times New Roman"/>
          <w:sz w:val="24"/>
          <w:szCs w:val="24"/>
        </w:rPr>
        <w:t xml:space="preserve"> </w:t>
      </w:r>
      <w:del w:id="91125" w:author="Grammar Check" w:date="2026-10-02T00:00:00Z">
        <w:r>
          <w:rPr>
            <w:rFonts w:ascii="Times New Roman" w:hAnsi="Times New Roman" w:cs="Times New Roman"/>
            <w:sz w:val="24"/>
            <w:szCs w:val="24"/>
          </w:rPr>
          <w:delText xml:space="preserve">effective in terms of the inclusion of</w:delText>
        </w:r>
      </w:del>
      <w:ins w:id="91126" w:author="Grammar Check" w:date="2026-10-02T00:00:00Z">
        <w:r>
          <w:rPr>
            <w:rFonts w:ascii="Times New Roman" w:hAnsi="Times New Roman" w:cs="Times New Roman"/>
            <w:sz w:val="24"/>
            <w:szCs w:val="24"/>
          </w:rPr>
          <w:t xml:space="preserve">captures</w:t>
        </w:r>
      </w:ins>
      <w:r>
        <w:rPr>
          <w:rFonts w:ascii="Times New Roman" w:hAnsi="Times New Roman" w:cs="Times New Roman"/>
          <w:sz w:val="24"/>
          <w:szCs w:val="24"/>
        </w:rPr>
        <w:t xml:space="preserve"> both temporal and global attention-based patterns, </w:t>
      </w:r>
      <w:del w:id="91123" w:author="Grammar Check" w:date="2026-10-02T00:00:00Z">
        <w:r>
          <w:rPr>
            <w:rFonts w:ascii="Times New Roman" w:hAnsi="Times New Roman" w:cs="Times New Roman"/>
            <w:sz w:val="24"/>
            <w:szCs w:val="24"/>
          </w:rPr>
          <w:delText xml:space="preserve">which leads</w:delText>
        </w:r>
      </w:del>
      <w:ins w:id="91124" w:author="Grammar Check" w:date="2026-10-02T00:00:00Z">
        <w:r>
          <w:rPr>
            <w:rFonts w:ascii="Times New Roman" w:hAnsi="Times New Roman" w:cs="Times New Roman"/>
            <w:sz w:val="24"/>
            <w:szCs w:val="24"/>
          </w:rPr>
          <w:t xml:space="preserve">leading</w:t>
        </w:r>
      </w:ins>
      <w:r>
        <w:rPr>
          <w:rFonts w:ascii="Times New Roman" w:hAnsi="Times New Roman" w:cs="Times New Roman"/>
          <w:sz w:val="24"/>
          <w:szCs w:val="24"/>
        </w:rPr>
        <w:t xml:space="preserve"> to enhanced feature representation </w:t>
      </w:r>
      <w:del w:id="91121" w:author="Grammar Check" w:date="2026-10-02T00:00:00Z">
        <w:r>
          <w:rPr>
            <w:rFonts w:ascii="Times New Roman" w:hAnsi="Times New Roman" w:cs="Times New Roman"/>
            <w:sz w:val="24"/>
            <w:szCs w:val="24"/>
          </w:rPr>
          <w:delText xml:space="preserve">to</w:delText>
        </w:r>
      </w:del>
      <w:ins w:id="91122"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w:t>
      </w:r>
      <w:del w:id="91119" w:author="Grammar Check" w:date="2026-10-02T00:00:00Z">
        <w:r>
          <w:rPr>
            <w:rFonts w:ascii="Times New Roman" w:hAnsi="Times New Roman" w:cs="Times New Roman"/>
            <w:sz w:val="24"/>
            <w:szCs w:val="24"/>
          </w:rPr>
          <w:delText xml:space="preserve">detect</w:delText>
        </w:r>
      </w:del>
      <w:ins w:id="91120" w:author="Grammar Check" w:date="2026-10-02T00:00:00Z">
        <w:r>
          <w:rPr>
            <w:rFonts w:ascii="Times New Roman" w:hAnsi="Times New Roman" w:cs="Times New Roman"/>
            <w:sz w:val="24"/>
            <w:szCs w:val="24"/>
          </w:rPr>
          <w:t xml:space="preserve">detecting</w:t>
        </w:r>
      </w:ins>
      <w:r>
        <w:rPr>
          <w:rFonts w:ascii="Times New Roman" w:hAnsi="Times New Roman" w:cs="Times New Roman"/>
          <w:sz w:val="24"/>
          <w:szCs w:val="24"/>
        </w:rPr>
        <w:t xml:space="preserve"> IoT botnets. </w:t>
      </w:r>
      <w:del w:id="91117" w:author="Grammar Check" w:date="2026-10-02T00:00:00Z">
        <w:r>
          <w:rPr>
            <w:rFonts w:ascii="Times New Roman" w:hAnsi="Times New Roman" w:cs="Times New Roman"/>
            <w:sz w:val="24"/>
            <w:szCs w:val="24"/>
          </w:rPr>
          <w:delText xml:space="preserve">It</w:delText>
        </w:r>
      </w:del>
      <w:ins w:id="91118" w:author="Grammar Check" w:date="2026-10-02T00:00:00Z">
        <w:r>
          <w:rPr>
            <w:rFonts w:ascii="Times New Roman" w:hAnsi="Times New Roman" w:cs="Times New Roman"/>
            <w:sz w:val="24"/>
            <w:szCs w:val="24"/>
          </w:rPr>
          <w:t xml:space="preserve">Its</w:t>
        </w:r>
      </w:ins>
      <w:r>
        <w:rPr>
          <w:rFonts w:ascii="Times New Roman" w:hAnsi="Times New Roman" w:cs="Times New Roman"/>
          <w:sz w:val="24"/>
          <w:szCs w:val="24"/>
        </w:rPr>
        <w:t xml:space="preserve"> </w:t>
      </w:r>
      <w:del w:id="91115" w:author="Grammar Check" w:date="2026-10-02T00:00:00Z">
        <w:r>
          <w:rPr>
            <w:rFonts w:ascii="Times New Roman" w:hAnsi="Times New Roman" w:cs="Times New Roman"/>
            <w:sz w:val="24"/>
            <w:szCs w:val="24"/>
          </w:rPr>
          <w:delText xml:space="preserve">is combined in</w:delText>
        </w:r>
      </w:del>
      <w:ins w:id="91116" w:author="Grammar Check" w:date="2026-10-02T00:00:00Z">
        <w:r>
          <w:rPr>
            <w:rFonts w:ascii="Times New Roman" w:hAnsi="Times New Roman" w:cs="Times New Roman"/>
            <w:sz w:val="24"/>
            <w:szCs w:val="24"/>
          </w:rPr>
          <w:t xml:space="preserve">hybrid</w:t>
        </w:r>
      </w:ins>
      <w:r>
        <w:rPr>
          <w:rFonts w:ascii="Times New Roman" w:hAnsi="Times New Roman" w:cs="Times New Roman"/>
          <w:sz w:val="24"/>
          <w:szCs w:val="24"/>
        </w:rPr>
        <w:t xml:space="preserve"> nature</w:t>
      </w:r>
      <w:del w:id="91114" w:author="Grammar Check" w:date="2026-10-02T00:00:00Z">
        <w:r>
          <w:rPr>
            <w:rFonts w:ascii="Times New Roman" w:hAnsi="Times New Roman" w:cs="Times New Roman"/>
            <w:sz w:val="24"/>
            <w:szCs w:val="24"/>
          </w:rPr>
          <w:delText xml:space="preserve">,</w:delText>
        </w:r>
      </w:del>
      <w:r>
        <w:rPr>
          <w:rFonts w:ascii="Times New Roman" w:hAnsi="Times New Roman" w:cs="Times New Roman"/>
          <w:sz w:val="24"/>
          <w:szCs w:val="24"/>
        </w:rPr>
        <w:t xml:space="preserve"> </w:t>
      </w:r>
      <w:del w:id="91112" w:author="Grammar Check" w:date="2026-10-02T00:00:00Z">
        <w:r>
          <w:rPr>
            <w:rFonts w:ascii="Times New Roman" w:hAnsi="Times New Roman" w:cs="Times New Roman"/>
            <w:sz w:val="24"/>
            <w:szCs w:val="24"/>
          </w:rPr>
          <w:delText xml:space="preserve">resulting</w:delText>
        </w:r>
      </w:del>
      <w:ins w:id="91113" w:author="Grammar Check" w:date="2026-10-02T00:00:00Z">
        <w:r>
          <w:rPr>
            <w:rFonts w:ascii="Times New Roman" w:hAnsi="Times New Roman" w:cs="Times New Roman"/>
            <w:sz w:val="24"/>
            <w:szCs w:val="24"/>
          </w:rPr>
          <w:t xml:space="preserve">results</w:t>
        </w:r>
      </w:ins>
      <w:r>
        <w:rPr>
          <w:rFonts w:ascii="Times New Roman" w:hAnsi="Times New Roman" w:cs="Times New Roman"/>
          <w:sz w:val="24"/>
          <w:szCs w:val="24"/>
        </w:rPr>
        <w:t xml:space="preserve"> in better convergence stability and higher class-wise discrimination than </w:t>
      </w:r>
      <w:del w:id="91111" w:author="Grammar Check" w:date="2026-10-02T00:00:00Z">
        <w:r>
          <w:rPr>
            <w:rFonts w:ascii="Times New Roman" w:hAnsi="Times New Roman" w:cs="Times New Roman"/>
            <w:sz w:val="24"/>
            <w:szCs w:val="24"/>
          </w:rPr>
          <w:delText xml:space="preserve">when </w:delText>
        </w:r>
      </w:del>
      <w:r>
        <w:rPr>
          <w:rFonts w:ascii="Times New Roman" w:hAnsi="Times New Roman" w:cs="Times New Roman"/>
          <w:sz w:val="24"/>
          <w:szCs w:val="24"/>
        </w:rPr>
        <w:t xml:space="preserve">the BiLSTM or Transformer models </w:t>
      </w:r>
      <w:del w:id="91110" w:author="Grammar Check" w:date="2026-10-02T00:00:00Z">
        <w:r>
          <w:rPr>
            <w:rFonts w:ascii="Times New Roman" w:hAnsi="Times New Roman" w:cs="Times New Roman"/>
            <w:sz w:val="24"/>
            <w:szCs w:val="24"/>
          </w:rPr>
          <w:delText xml:space="preserve">are </w:delText>
        </w:r>
      </w:del>
      <w:r>
        <w:rPr>
          <w:rFonts w:ascii="Times New Roman" w:hAnsi="Times New Roman" w:cs="Times New Roman"/>
          <w:sz w:val="24"/>
          <w:szCs w:val="24"/>
        </w:rPr>
        <w:t xml:space="preserve">used individually.</w:t>
      </w:r>
    </w:p>
    <w:p w:rsidR="0084291B" w:rsidRPr="00E66A31" w:rsidRDefault="0084291B" w:rsidP="00BF30CF">
      <w:pPr>
        <w:spacing w:before="240"/>
        <w:jc w:val="center"/>
        <w:rPr>
          <w:rFonts w:ascii="Times New Roman" w:hAnsi="Times New Roman" w:cs="Times New Roman"/>
          <w:sz w:val="24"/>
          <w:szCs w:val="24"/>
        </w:rPr>
      </w:pPr>
      <w:r>
        <w:rPr>
          <w:rFonts w:ascii="Times New Roman" w:hAnsi="Times New Roman" w:cs="Times New Roman"/>
          <w:b/>
          <w:color w:val="C00000"/>
          <w:sz w:val="24"/>
          <w:szCs w:val="24"/>
        </w:rPr>
        <w:t>Table 7</w:t>
      </w:r>
      <w:del w:id="91389" w:author="Grammar Check" w:date="2026-10-02T00:00:00Z">
        <w:r>
          <w:rPr>
            <w:rFonts w:ascii="Times New Roman" w:hAnsi="Times New Roman" w:cs="Times New Roman"/>
            <w:b/>
            <w:sz w:val="24"/>
            <w:szCs w:val="24"/>
          </w:rPr>
          <w:delText xml:space="preserve">:</w:delText>
        </w:r>
      </w:del>
      <w:ins w:id="91390" w:author="Grammar Check" w:date="2026-10-02T00:00:00Z">
        <w:r>
          <w:rPr>
            <w:rFonts w:ascii="Times New Roman" w:hAnsi="Times New Roman" w:cs="Times New Roman"/>
            <w:b/>
            <w:sz w:val="24"/>
            <w:szCs w:val="24"/>
          </w:rPr>
          <w:t xml:space="preserve">.</w:t>
        </w:r>
      </w:ins>
      <w:r>
        <w:rPr>
          <w:rFonts w:ascii="Times New Roman" w:hAnsi="Times New Roman" w:cs="Times New Roman"/>
          <w:b/>
          <w:sz w:val="24"/>
          <w:szCs w:val="24"/>
        </w:rPr>
        <w:t xml:space="preserve"> </w:t>
      </w:r>
      <w:r>
        <w:rPr>
          <w:rFonts w:ascii="Times New Roman" w:hAnsi="Times New Roman" w:cs="Times New Roman"/>
          <w:sz w:val="24"/>
          <w:szCs w:val="24"/>
        </w:rPr>
        <w:t xml:space="preserve">Epoch Evaluation Metrics for </w:t>
      </w:r>
      <w:r>
        <w:rPr>
          <w:rFonts w:ascii="Times New Roman" w:hAnsi="Times New Roman" w:cs="Times New Roman"/>
          <w:color w:val="0070C0"/>
          <w:sz w:val="24"/>
          <w:szCs w:val="24"/>
        </w:rPr>
        <w:t>BiLSTM-Transformer</w:t>
      </w:r>
      <w:r>
        <w:rPr>
          <w:rFonts w:ascii="Times New Roman" w:hAnsi="Times New Roman" w:cs="Times New Roman"/>
          <w:sz w:val="24"/>
          <w:szCs w:val="24"/>
        </w:rPr>
        <w:t xml:space="preserv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6"/>
        <w:gridCol w:w="1110"/>
        <w:gridCol w:w="960"/>
        <w:gridCol w:w="960"/>
        <w:gridCol w:w="960"/>
        <w:gridCol w:w="960"/>
        <w:gridCol w:w="960"/>
        <w:gridCol w:w="960"/>
      </w:tblGrid>
      <w:tr w:rsidR="002E6E31" w:rsidRPr="00E66A31" w:rsidTr="00820E0E">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Epoch</w:t>
            </w:r>
          </w:p>
        </w:tc>
        <w:tc>
          <w:tcPr>
            <w:tcW w:w="1136"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Accuracy</w:t>
            </w:r>
          </w:p>
        </w:tc>
        <w:tc>
          <w:tcPr>
            <w:tcW w:w="111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Precision</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Recall</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F1-Score</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Macro-AUC</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Macro-AP</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Loss</w:t>
            </w:r>
          </w:p>
        </w:tc>
        <w:tc>
          <w:tcPr>
            <w:tcW w:w="960" w:type="dxa"/>
            <w:shd w:val="clear" w:color="auto" w:fill="D9D9D9" w:themeFill="background1" w:themeFillShade="D9"/>
          </w:tcPr>
          <w:p w:rsidR="0021787C" w:rsidRPr="00E66A31" w:rsidRDefault="0021787C" w:rsidP="00DB1E9F">
            <w:pPr>
              <w:jc w:val="center"/>
              <w:rPr>
                <w:rFonts w:ascii="Times New Roman" w:hAnsi="Times New Roman" w:cs="Times New Roman"/>
                <w:sz w:val="24"/>
                <w:szCs w:val="24"/>
              </w:rPr>
            </w:pPr>
            <w:r>
              <w:rPr>
                <w:rFonts w:ascii="Times New Roman" w:hAnsi="Times New Roman" w:cs="Times New Roman"/>
                <w:sz w:val="24"/>
                <w:szCs w:val="24"/>
              </w:rPr>
              <w:t>Time (s)</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5</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0.8596</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0.7282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0.8835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0.7164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0.9785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0.858</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0.3256</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3540</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10</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0.8353</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0.7611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0.8445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0.7669</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0.9815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0.8771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0.2372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3577</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15</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0.8673</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0.7682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0.864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0.775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0.9823</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0.8874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0.2239</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3562</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20</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0.8766</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0.7551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0.9068</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0.7593</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0.9827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0.8954</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0.2197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3566</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25</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0.8778</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0.7637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0.9092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0.7742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0.9837</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0.9049</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0.2148</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3555</w:t>
            </w:r>
          </w:p>
        </w:tc>
      </w:tr>
      <w:tr w:rsidR="002E6E31" w:rsidRPr="00E66A31" w:rsidTr="00820E0E">
        <w:tc>
          <w:tcPr>
            <w:tcW w:w="960" w:type="dxa"/>
          </w:tcPr>
          <w:p w:rsidR="002F7D2D" w:rsidRPr="00E66A31" w:rsidRDefault="002F7D2D" w:rsidP="008447F8">
            <w:pPr>
              <w:jc w:val="center"/>
              <w:rPr>
                <w:rFonts w:ascii="Times New Roman" w:hAnsi="Times New Roman" w:cs="Times New Roman"/>
                <w:sz w:val="24"/>
                <w:szCs w:val="24"/>
              </w:rPr>
            </w:pPr>
            <w:r>
              <w:rPr>
                <w:rFonts w:ascii="Times New Roman" w:hAnsi="Times New Roman" w:cs="Times New Roman"/>
                <w:sz w:val="24"/>
                <w:szCs w:val="24"/>
              </w:rPr>
              <w:t>30</w:t>
            </w:r>
          </w:p>
        </w:tc>
        <w:tc>
          <w:tcPr>
            <w:tcW w:w="1136"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0.8786</w:t>
            </w:r>
          </w:p>
        </w:tc>
        <w:tc>
          <w:tcPr>
            <w:tcW w:w="111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0.8102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0.9021</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0.8212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0.9832</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0.9113</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0.2345</w:t>
            </w:r>
          </w:p>
        </w:tc>
        <w:tc>
          <w:tcPr>
            <w:tcW w:w="960" w:type="dxa"/>
          </w:tcPr>
          <w:p w:rsidR="002F7D2D" w:rsidRPr="00E66A31" w:rsidRDefault="002F7D2D" w:rsidP="002F7D2D">
            <w:pPr>
              <w:rPr>
                <w:rFonts w:ascii="Times New Roman" w:hAnsi="Times New Roman" w:cs="Times New Roman"/>
                <w:sz w:val="24"/>
                <w:szCs w:val="24"/>
              </w:rPr>
            </w:pPr>
            <w:r>
              <w:rPr>
                <w:rFonts w:ascii="Times New Roman" w:hAnsi="Times New Roman" w:cs="Times New Roman"/>
                <w:sz w:val="24"/>
                <w:szCs w:val="24"/>
              </w:rPr>
              <w:t>3548</w:t>
            </w:r>
          </w:p>
        </w:tc>
      </w:tr>
      <w:bookmarkEnd w:id="2"/>
    </w:tbl>
    <w:p w:rsidR="00DA1885" w:rsidRDefault="00DA1885" w:rsidP="00DA1885">
      <w:pPr>
        <w:jc w:val="both"/>
        <w:rPr>
          <w:rFonts w:ascii="Times New Roman" w:hAnsi="Times New Roman" w:cs="Times New Roman"/>
          <w:sz w:val="24"/>
          <w:szCs w:val="24"/>
        </w:rPr>
      </w:pPr>
    </w:p>
    <w:p w:rsidR="00DA1885" w:rsidRPr="00DA1885" w:rsidRDefault="00DA1885" w:rsidP="00DA1885">
      <w:pPr>
        <w:jc w:val="both"/>
        <w:rPr>
          <w:rFonts w:ascii="Times New Roman" w:hAnsi="Times New Roman" w:cs="Times New Roman"/>
          <w:sz w:val="24"/>
          <w:szCs w:val="24"/>
        </w:rPr>
      </w:pPr>
      <w:r>
        <w:rPr>
          <w:rFonts w:ascii="Times New Roman" w:hAnsi="Times New Roman" w:cs="Times New Roman"/>
          <w:sz w:val="24"/>
          <w:szCs w:val="24"/>
        </w:rPr>
        <w:t xml:space="preserve">As </w:t>
      </w:r>
      <w:r>
        <w:rPr>
          <w:rFonts w:ascii="Times New Roman" w:hAnsi="Times New Roman" w:cs="Times New Roman"/>
          <w:color w:val="C00000"/>
          <w:sz w:val="24"/>
          <w:szCs w:val="24"/>
        </w:rPr>
        <w:t>Table 7</w:t>
      </w:r>
      <w:r>
        <w:rPr>
          <w:rFonts w:ascii="Times New Roman" w:hAnsi="Times New Roman" w:cs="Times New Roman"/>
          <w:sz w:val="24"/>
          <w:szCs w:val="24"/>
        </w:rPr>
        <w:t xml:space="preserve"> demonstrates, the </w:t>
      </w:r>
      <w:r>
        <w:rPr>
          <w:rFonts w:ascii="Times New Roman" w:hAnsi="Times New Roman" w:cs="Times New Roman"/>
          <w:color w:val="0070C0"/>
          <w:sz w:val="24"/>
          <w:szCs w:val="24"/>
        </w:rPr>
        <w:t>BiLSTM-Transformer</w:t>
      </w:r>
      <w:r>
        <w:rPr>
          <w:rFonts w:ascii="Times New Roman" w:hAnsi="Times New Roman" w:cs="Times New Roman"/>
          <w:sz w:val="24"/>
          <w:szCs w:val="24"/>
        </w:rPr>
        <w:t xml:space="preserve"> model shows a consistent improvement in performance </w:t>
      </w:r>
      <w:del w:id="91134" w:author="Grammar Check" w:date="2026-10-02T00:00:00Z">
        <w:r>
          <w:rPr>
            <w:rFonts w:ascii="Times New Roman" w:hAnsi="Times New Roman" w:cs="Times New Roman"/>
            <w:sz w:val="24"/>
            <w:szCs w:val="24"/>
          </w:rPr>
          <w:delText xml:space="preserve">quality throughout</w:delText>
        </w:r>
      </w:del>
      <w:ins w:id="91135"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the epochs, with </w:t>
      </w:r>
      <w:del w:id="91133"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accuracy increasing </w:t>
      </w:r>
      <w:del w:id="91131" w:author="Grammar Check" w:date="2026-10-02T00:00:00Z">
        <w:r>
          <w:rPr>
            <w:rFonts w:ascii="Times New Roman" w:hAnsi="Times New Roman" w:cs="Times New Roman"/>
            <w:sz w:val="24"/>
            <w:szCs w:val="24"/>
          </w:rPr>
          <w:delText xml:space="preserve">between</w:delText>
        </w:r>
      </w:del>
      <w:ins w:id="91132" w:author="Grammar Check" w:date="2026-10-02T00:00:00Z">
        <w:r>
          <w:rPr>
            <w:rFonts w:ascii="Times New Roman" w:hAnsi="Times New Roman" w:cs="Times New Roman"/>
            <w:sz w:val="24"/>
            <w:szCs w:val="24"/>
          </w:rPr>
          <w:t xml:space="preserve">from</w:t>
        </w:r>
      </w:ins>
      <w:r>
        <w:rPr>
          <w:rFonts w:ascii="Times New Roman" w:hAnsi="Times New Roman" w:cs="Times New Roman"/>
          <w:sz w:val="24"/>
          <w:szCs w:val="24"/>
        </w:rPr>
        <w:t xml:space="preserve"> 0.8596 </w:t>
      </w:r>
      <w:del w:id="91129" w:author="Grammar Check" w:date="2026-10-02T00:00:00Z">
        <w:r>
          <w:rPr>
            <w:rFonts w:ascii="Times New Roman" w:hAnsi="Times New Roman" w:cs="Times New Roman"/>
            <w:sz w:val="24"/>
            <w:szCs w:val="24"/>
          </w:rPr>
          <w:delText xml:space="preserve">and</w:delText>
        </w:r>
      </w:del>
      <w:ins w:id="91130" w:author="Grammar Check" w:date="2026-10-02T00:00:00Z">
        <w:r>
          <w:rPr>
            <w:rFonts w:ascii="Times New Roman" w:hAnsi="Times New Roman" w:cs="Times New Roman"/>
            <w:sz w:val="24"/>
            <w:szCs w:val="24"/>
          </w:rPr>
          <w:t xml:space="preserve">to</w:t>
        </w:r>
      </w:ins>
      <w:r>
        <w:rPr>
          <w:rFonts w:ascii="Times New Roman" w:hAnsi="Times New Roman" w:cs="Times New Roman"/>
          <w:sz w:val="24"/>
          <w:szCs w:val="24"/>
        </w:rPr>
        <w:t xml:space="preserve"> 0.8786 and high recall rates (0.8835 to 0.9021), indicating successful temporal and attention-based learning. The convergence is stable with high macro-AUC and macro-AP scores and a decrease in loss, although it requires </w:t>
      </w:r>
      <w:del w:id="91142" w:author="Grammar Check" w:date="2026-10-02T00:00:00Z">
        <w:r>
          <w:rPr>
            <w:rFonts w:ascii="Times New Roman" w:hAnsi="Times New Roman" w:cs="Times New Roman"/>
            <w:sz w:val="24"/>
            <w:szCs w:val="24"/>
          </w:rPr>
          <w:delText xml:space="preserve">more</w:delText>
        </w:r>
      </w:del>
      <w:ins w:id="91143" w:author="Grammar Check" w:date="2026-10-02T00:00:00Z">
        <w:r>
          <w:rPr>
            <w:rFonts w:ascii="Times New Roman" w:hAnsi="Times New Roman" w:cs="Times New Roman"/>
            <w:sz w:val="24"/>
            <w:szCs w:val="24"/>
          </w:rPr>
          <w:t xml:space="preserve">longer training</w:t>
        </w:r>
      </w:ins>
      <w:r>
        <w:rPr>
          <w:rFonts w:ascii="Times New Roman" w:hAnsi="Times New Roman" w:cs="Times New Roman"/>
          <w:sz w:val="24"/>
          <w:szCs w:val="24"/>
        </w:rPr>
        <w:t xml:space="preserve"> time</w:t>
      </w:r>
      <w:del w:id="91141" w:author="Grammar Check" w:date="2026-10-02T00:00:00Z">
        <w:r>
          <w:rPr>
            <w:rFonts w:ascii="Times New Roman" w:hAnsi="Times New Roman" w:cs="Times New Roman"/>
            <w:sz w:val="24"/>
            <w:szCs w:val="24"/>
          </w:rPr>
          <w:delText xml:space="preserve"> to be trained</w:delText>
        </w:r>
      </w:del>
      <w:r>
        <w:rPr>
          <w:rFonts w:ascii="Times New Roman" w:hAnsi="Times New Roman" w:cs="Times New Roman"/>
          <w:sz w:val="24"/>
          <w:szCs w:val="24"/>
        </w:rPr>
        <w:t xml:space="preserve"> because of </w:t>
      </w:r>
      <w:del w:id="91139" w:author="Grammar Check" w:date="2026-10-02T00:00:00Z">
        <w:r>
          <w:rPr>
            <w:rFonts w:ascii="Times New Roman" w:hAnsi="Times New Roman" w:cs="Times New Roman"/>
            <w:sz w:val="24"/>
            <w:szCs w:val="24"/>
          </w:rPr>
          <w:delText xml:space="preserve">the</w:delText>
        </w:r>
      </w:del>
      <w:ins w:id="91140" w:author="Grammar Check" w:date="2026-10-02T00:00:00Z">
        <w:r>
          <w:rPr>
            <w:rFonts w:ascii="Times New Roman" w:hAnsi="Times New Roman" w:cs="Times New Roman"/>
            <w:sz w:val="24"/>
            <w:szCs w:val="24"/>
          </w:rPr>
          <w:t xml:space="preserve">its</w:t>
        </w:r>
      </w:ins>
      <w:r>
        <w:rPr>
          <w:rFonts w:ascii="Times New Roman" w:hAnsi="Times New Roman" w:cs="Times New Roman"/>
          <w:sz w:val="24"/>
          <w:szCs w:val="24"/>
        </w:rPr>
        <w:t xml:space="preserve"> </w:t>
      </w:r>
      <w:del w:id="91137" w:author="Grammar Check" w:date="2026-10-02T00:00:00Z">
        <w:r>
          <w:rPr>
            <w:rFonts w:ascii="Times New Roman" w:hAnsi="Times New Roman" w:cs="Times New Roman"/>
            <w:sz w:val="24"/>
            <w:szCs w:val="24"/>
          </w:rPr>
          <w:delText xml:space="preserve">complicated</w:delText>
        </w:r>
      </w:del>
      <w:ins w:id="91138" w:author="Grammar Check" w:date="2026-10-02T00:00:00Z">
        <w:r>
          <w:rPr>
            <w:rFonts w:ascii="Times New Roman" w:hAnsi="Times New Roman" w:cs="Times New Roman"/>
            <w:sz w:val="24"/>
            <w:szCs w:val="24"/>
          </w:rPr>
          <w:t xml:space="preserve">complex</w:t>
        </w:r>
      </w:ins>
      <w:r>
        <w:rPr>
          <w:rFonts w:ascii="Times New Roman" w:hAnsi="Times New Roman" w:cs="Times New Roman"/>
          <w:sz w:val="24"/>
          <w:szCs w:val="24"/>
        </w:rPr>
        <w:t xml:space="preserve"> hybrid architecture</w:t>
      </w:r>
      <w:del w:id="91136" w:author="Grammar Check" w:date="2026-10-02T00:00:00Z">
        <w:r>
          <w:rPr>
            <w:rFonts w:ascii="Times New Roman" w:hAnsi="Times New Roman" w:cs="Times New Roman"/>
            <w:sz w:val="24"/>
            <w:szCs w:val="24"/>
          </w:rPr>
          <w:delText xml:space="preserve"> of the model</w:delText>
        </w:r>
      </w:del>
      <w:r>
        <w:rPr>
          <w:rFonts w:ascii="Times New Roman" w:hAnsi="Times New Roman" w:cs="Times New Roman"/>
          <w:sz w:val="24"/>
          <w:szCs w:val="24"/>
        </w:rPr>
        <w:t xml:space="preserve">.</w:t>
      </w:r>
    </w:p>
    <w:p w:rsidR="00DC6F04" w:rsidRPr="00E66A31" w:rsidRDefault="00C02945" w:rsidP="00E72F69">
      <w:pPr>
        <w:jc w:val="center"/>
        <w:rPr>
          <w:rFonts w:ascii="Times New Roman" w:hAnsi="Times New Roman" w:cs="Times New Roman"/>
          <w:b/>
          <w:sz w:val="24"/>
          <w:szCs w:val="24"/>
        </w:rPr>
      </w:pPr>
      <w:r>
        <w:rPr>
          <w:noProof/>
          <w:sz w:val="24"/>
          <w:szCs w:val="24"/>
        </w:rPr>
        <w:drawing>
          <wp:inline distT="0" distB="0" distL="0" distR="0" wp14:anchorId="2E756D92" wp14:editId="16413075">
            <wp:extent cx="3657600" cy="2429373"/>
            <wp:effectExtent l="0" t="0" r="0" b="9525"/>
            <wp:docPr id="56" name="Picture 56" descr="C:\Users\mahesh.singh\AppData\Local\Microsoft\Windows\INetCache\Content.MSO\11F54F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esh.singh\AppData\Local\Microsoft\Windows\INetCache\Content.MSO\11F54FD1.tmp"/>
                    <pic:cNvPicPr>
                      <a:picLocks noChangeAspect="1" noChangeArrowheads="1"/>
                    </pic:cNvPicPr>
                  </pic:nvPicPr>
                  <pic:blipFill rotWithShape="1">
                    <a:blip r:embed="rId61">
                      <a:extLst>
                        <a:ext uri="{28A0092B-C50C-407E-A947-70E740481C1C}">
                          <a14:useLocalDpi xmlns:a14="http://schemas.microsoft.com/office/drawing/2010/main" val="0"/>
                        </a:ext>
                      </a:extLst>
                    </a:blip>
                    <a:srcRect t="7013"/>
                    <a:stretch/>
                  </pic:blipFill>
                  <pic:spPr bwMode="auto">
                    <a:xfrm>
                      <a:off x="0" y="0"/>
                      <a:ext cx="3754597" cy="2493798"/>
                    </a:xfrm>
                    <a:prstGeom prst="rect">
                      <a:avLst/>
                    </a:prstGeom>
                    <a:noFill/>
                    <a:ln>
                      <a:noFill/>
                    </a:ln>
                    <a:extLst>
                      <a:ext uri="{53640926-AAD7-44D8-BBD7-CCE9431645EC}">
                        <a14:shadowObscured xmlns:a14="http://schemas.microsoft.com/office/drawing/2010/main"/>
                      </a:ext>
                    </a:extLst>
                  </pic:spPr>
                </pic:pic>
              </a:graphicData>
            </a:graphic>
          </wp:inline>
        </w:drawing>
      </w:r>
    </w:p>
    <w:p w:rsidR="006F0005" w:rsidRPr="00E66A31" w:rsidRDefault="008E21CF" w:rsidP="006F0005">
      <w:pPr>
        <w:spacing w:after="0"/>
        <w:jc w:val="center"/>
        <w:rPr>
          <w:rFonts w:ascii="Times New Roman" w:hAnsi="Times New Roman" w:cs="Times New Roman"/>
          <w:bCs/>
          <w:sz w:val="24"/>
          <w:szCs w:val="24"/>
        </w:rPr>
      </w:pPr>
      <w:r>
        <w:rPr>
          <w:rFonts w:ascii="Times New Roman" w:hAnsi="Times New Roman" w:cs="Times New Roman"/>
          <w:b/>
          <w:sz w:val="24"/>
          <w:szCs w:val="24"/>
        </w:rPr>
        <w:t xml:space="preserve">Figure 27. </w:t>
      </w:r>
      <w:r>
        <w:rPr>
          <w:rFonts w:ascii="Times New Roman" w:hAnsi="Times New Roman" w:cs="Times New Roman"/>
          <w:bCs/>
          <w:sz w:val="24"/>
          <w:szCs w:val="24"/>
        </w:rPr>
        <w:t xml:space="preserve">Training and validation accuracy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DA1885" w:rsidRPr="00DA1885" w:rsidRDefault="00DA1885" w:rsidP="00DA1885">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Figure 27, </w:t>
      </w:r>
      <w:ins w:id="91146" w:author="Grammar Check" w:date="2026-10-02T00:00:00Z">
        <w:r>
          <w:rPr>
            <w:rFonts w:ascii="Times New Roman" w:hAnsi="Times New Roman" w:cs="Times New Roman"/>
            <w:sz w:val="24"/>
            <w:szCs w:val="24"/>
          </w:rPr>
          <w:t xml:space="preserve">after </w:t>
        </w:r>
      </w:ins>
      <w:r>
        <w:rPr>
          <w:rFonts w:ascii="Times New Roman" w:hAnsi="Times New Roman" w:cs="Times New Roman"/>
          <w:sz w:val="24"/>
          <w:szCs w:val="24"/>
        </w:rPr>
        <w:t xml:space="preserve">initial fluctuations</w:t>
      </w:r>
      <w:del w:id="91144" w:author="Grammar Check" w:date="2026-10-02T00:00:00Z">
        <w:r>
          <w:rPr>
            <w:rFonts w:ascii="Times New Roman" w:hAnsi="Times New Roman" w:cs="Times New Roman"/>
            <w:sz w:val="24"/>
            <w:szCs w:val="24"/>
          </w:rPr>
          <w:delText xml:space="preserve"> of</w:delText>
        </w:r>
      </w:del>
      <w:ins w:id="91145"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both curves exhibit a consistent upward trend and gradually stabilize as training progresses. The convergence of the two curves within the 0.84–0.86 range indicates stable learning and suggests that the combination of bidirectional temporal modeling and Transformer-based attention effectively captures relevant patterns in the network traffic.</w:t>
      </w:r>
    </w:p>
    <w:p w:rsidR="007D54EE" w:rsidRPr="00E66A31" w:rsidRDefault="007D54EE" w:rsidP="00002348">
      <w:pPr>
        <w:spacing w:before="240" w:after="0"/>
        <w:jc w:val="both"/>
        <w:rPr>
          <w:rFonts w:ascii="Times New Roman" w:hAnsi="Times New Roman" w:cs="Times New Roman"/>
          <w:sz w:val="24"/>
          <w:szCs w:val="24"/>
        </w:rPr>
      </w:pPr>
    </w:p>
    <w:p w:rsidR="00DC6F04" w:rsidRPr="00E66A31" w:rsidRDefault="00C02945" w:rsidP="00E72F69">
      <w:pPr>
        <w:jc w:val="center"/>
        <w:rPr>
          <w:rFonts w:ascii="Times New Roman" w:hAnsi="Times New Roman" w:cs="Times New Roman"/>
          <w:b/>
          <w:sz w:val="24"/>
          <w:szCs w:val="24"/>
        </w:rPr>
      </w:pPr>
      <w:r>
        <w:rPr>
          <w:noProof/>
          <w:sz w:val="24"/>
          <w:szCs w:val="24"/>
        </w:rPr>
        <w:drawing>
          <wp:inline distT="0" distB="0" distL="0" distR="0" wp14:anchorId="11D25D7C" wp14:editId="04E91536">
            <wp:extent cx="3985146" cy="2661173"/>
            <wp:effectExtent l="0" t="0" r="0" b="6350"/>
            <wp:docPr id="55" name="Picture 55" descr="C:\Users\mahesh.singh\AppData\Local\Microsoft\Windows\INetCache\Content.MSO\407233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hesh.singh\AppData\Local\Microsoft\Windows\INetCache\Content.MSO\40723307.tmp"/>
                    <pic:cNvPicPr>
                      <a:picLocks noChangeAspect="1" noChangeArrowheads="1"/>
                    </pic:cNvPicPr>
                  </pic:nvPicPr>
                  <pic:blipFill rotWithShape="1">
                    <a:blip r:embed="rId62">
                      <a:extLst>
                        <a:ext uri="{28A0092B-C50C-407E-A947-70E740481C1C}">
                          <a14:useLocalDpi xmlns:a14="http://schemas.microsoft.com/office/drawing/2010/main" val="0"/>
                        </a:ext>
                      </a:extLst>
                    </a:blip>
                    <a:srcRect t="6512"/>
                    <a:stretch/>
                  </pic:blipFill>
                  <pic:spPr bwMode="auto">
                    <a:xfrm>
                      <a:off x="0" y="0"/>
                      <a:ext cx="4048451" cy="2703446"/>
                    </a:xfrm>
                    <a:prstGeom prst="rect">
                      <a:avLst/>
                    </a:prstGeom>
                    <a:noFill/>
                    <a:ln>
                      <a:noFill/>
                    </a:ln>
                    <a:extLst>
                      <a:ext uri="{53640926-AAD7-44D8-BBD7-CCE9431645EC}">
                        <a14:shadowObscured xmlns:a14="http://schemas.microsoft.com/office/drawing/2010/main"/>
                      </a:ext>
                    </a:extLst>
                  </pic:spPr>
                </pic:pic>
              </a:graphicData>
            </a:graphic>
          </wp:inline>
        </w:drawing>
      </w:r>
    </w:p>
    <w:p w:rsidR="00561425" w:rsidRPr="00E66A31" w:rsidRDefault="00002348"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Figure 28.</w:t>
      </w:r>
      <w:r>
        <w:rPr>
          <w:rFonts w:ascii="Times New Roman" w:hAnsi="Times New Roman" w:cs="Times New Roman"/>
          <w:sz w:val="24"/>
          <w:szCs w:val="24"/>
        </w:rPr>
        <w:t xml:space="preserve"> Training and validation loss curves 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DA1885" w:rsidRPr="00DA1885" w:rsidRDefault="00DA1885" w:rsidP="00DA1885">
      <w:pPr>
        <w:spacing w:before="240" w:after="0"/>
        <w:jc w:val="both"/>
        <w:rPr>
          <w:rFonts w:ascii="Times New Roman" w:hAnsi="Times New Roman" w:cs="Times New Roman"/>
          <w:sz w:val="24"/>
          <w:szCs w:val="24"/>
        </w:rPr>
      </w:pPr>
      <w:del w:id="91164" w:author="Grammar Check" w:date="2026-10-02T00:00:00Z">
        <w:r>
          <w:rPr>
            <w:rFonts w:ascii="Times New Roman" w:hAnsi="Times New Roman" w:cs="Times New Roman"/>
            <w:sz w:val="24"/>
            <w:szCs w:val="24"/>
          </w:rPr>
          <w:delText xml:space="preserve">Training</w:delText>
        </w:r>
      </w:del>
      <w:ins w:id="91165" w:author="Grammar Check" w:date="2026-10-02T00:00:00Z">
        <w:r>
          <w:rPr>
            <w:rFonts w:ascii="Times New Roman" w:hAnsi="Times New Roman" w:cs="Times New Roman"/>
            <w:sz w:val="24"/>
            <w:szCs w:val="24"/>
          </w:rPr>
          <w:t xml:space="preserve">As shown in Figure 28, the training</w:t>
        </w:r>
      </w:ins>
      <w:r>
        <w:rPr>
          <w:rFonts w:ascii="Times New Roman" w:hAnsi="Times New Roman" w:cs="Times New Roman"/>
          <w:sz w:val="24"/>
          <w:szCs w:val="24"/>
        </w:rPr>
        <w:t xml:space="preserve"> and validation loss curves of the BiLSTM-Transformer </w:t>
      </w:r>
      <w:del w:id="91161" w:author="Grammar Check" w:date="2026-10-02T00:00:00Z">
        <w:r>
          <w:rPr>
            <w:rFonts w:ascii="Times New Roman" w:hAnsi="Times New Roman" w:cs="Times New Roman"/>
            <w:sz w:val="24"/>
            <w:szCs w:val="24"/>
          </w:rPr>
          <w:delText xml:space="preserve">model illustrate stable convergence during training as shown in Figure 28; the loss curves of the training and validation of the </w:delText>
        </w:r>
      </w:del>
      <w:del w:id="91162" w:author="Grammar Check" w:date="2026-10-02T00:00:00Z">
        <w:r>
          <w:rPr>
            <w:rFonts w:ascii="Times New Roman" w:hAnsi="Times New Roman" w:cs="Times New Roman"/>
            <w:color w:val="0070C0"/>
            <w:sz w:val="24"/>
            <w:szCs w:val="24"/>
          </w:rPr>
          <w:delText>BiLSTM-Transformer</w:delText>
        </w:r>
      </w:del>
      <w:del w:id="91163" w:author="Grammar Check" w:date="2026-10-02T00:00: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hybrid model stabilize gradually </w:t>
      </w:r>
      <w:del w:id="91159" w:author="Grammar Check" w:date="2026-10-02T00:00:00Z">
        <w:r>
          <w:rPr>
            <w:rFonts w:ascii="Times New Roman" w:hAnsi="Times New Roman" w:cs="Times New Roman"/>
            <w:sz w:val="24"/>
            <w:szCs w:val="24"/>
          </w:rPr>
          <w:delText xml:space="preserve">following</w:delText>
        </w:r>
      </w:del>
      <w:ins w:id="91160" w:author="Grammar Check" w:date="2026-10-02T00:00:00Z">
        <w:r>
          <w:rPr>
            <w:rFonts w:ascii="Times New Roman" w:hAnsi="Times New Roman" w:cs="Times New Roman"/>
            <w:sz w:val="24"/>
            <w:szCs w:val="24"/>
          </w:rPr>
          <w:t xml:space="preserve">after</w:t>
        </w:r>
      </w:ins>
      <w:r>
        <w:rPr>
          <w:rFonts w:ascii="Times New Roman" w:hAnsi="Times New Roman" w:cs="Times New Roman"/>
          <w:sz w:val="24"/>
          <w:szCs w:val="24"/>
        </w:rPr>
        <w:t xml:space="preserve"> the early spikes, </w:t>
      </w:r>
      <w:del w:id="91157" w:author="Grammar Check" w:date="2026-10-02T00:00:00Z">
        <w:r>
          <w:rPr>
            <w:rFonts w:ascii="Times New Roman" w:hAnsi="Times New Roman" w:cs="Times New Roman"/>
            <w:sz w:val="24"/>
            <w:szCs w:val="24"/>
          </w:rPr>
          <w:delText xml:space="preserve">which</w:delText>
        </w:r>
      </w:del>
      <w:ins w:id="91158" w:author="Grammar Check" w:date="2026-10-02T00:00:00Z">
        <w:r>
          <w:rPr>
            <w:rFonts w:ascii="Times New Roman" w:hAnsi="Times New Roman" w:cs="Times New Roman"/>
            <w:sz w:val="24"/>
            <w:szCs w:val="24"/>
          </w:rPr>
          <w:t xml:space="preserve">indicating</w:t>
        </w:r>
      </w:ins>
      <w:r>
        <w:rPr>
          <w:rFonts w:ascii="Times New Roman" w:hAnsi="Times New Roman" w:cs="Times New Roman"/>
          <w:sz w:val="24"/>
          <w:szCs w:val="24"/>
        </w:rPr>
        <w:t xml:space="preserve"> </w:t>
      </w:r>
      <w:del w:id="91155" w:author="Grammar Check" w:date="2026-10-02T00:00:00Z">
        <w:r>
          <w:rPr>
            <w:rFonts w:ascii="Times New Roman" w:hAnsi="Times New Roman" w:cs="Times New Roman"/>
            <w:sz w:val="24"/>
            <w:szCs w:val="24"/>
          </w:rPr>
          <w:delText xml:space="preserve">means that it has better</w:delText>
        </w:r>
      </w:del>
      <w:ins w:id="91156" w:author="Grammar Check" w:date="2026-10-02T00:00:00Z">
        <w:r>
          <w:rPr>
            <w:rFonts w:ascii="Times New Roman" w:hAnsi="Times New Roman" w:cs="Times New Roman"/>
            <w:sz w:val="24"/>
            <w:szCs w:val="24"/>
          </w:rPr>
          <w:t xml:space="preserve">improved</w:t>
        </w:r>
      </w:ins>
      <w:r>
        <w:rPr>
          <w:rFonts w:ascii="Times New Roman" w:hAnsi="Times New Roman" w:cs="Times New Roman"/>
          <w:sz w:val="24"/>
          <w:szCs w:val="24"/>
        </w:rPr>
        <w:t xml:space="preserve"> stability as training advances. The curves eventually converge to lower loss values (0.25</w:t>
      </w:r>
      <w:del w:id="91153" w:author="Grammar Check" w:date="2026-10-02T00:00:00Z">
        <w:r>
          <w:rPr>
            <w:rFonts w:ascii="Times New Roman" w:hAnsi="Times New Roman" w:cs="Times New Roman"/>
            <w:sz w:val="24"/>
            <w:szCs w:val="24"/>
          </w:rPr>
          <w:delText xml:space="preserve">-</w:delText>
        </w:r>
      </w:del>
      <w:ins w:id="91154"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0.30), </w:t>
      </w:r>
      <w:del w:id="91151" w:author="Grammar Check" w:date="2026-10-02T00:00:00Z">
        <w:r>
          <w:rPr>
            <w:rFonts w:ascii="Times New Roman" w:hAnsi="Times New Roman" w:cs="Times New Roman"/>
            <w:sz w:val="24"/>
            <w:szCs w:val="24"/>
          </w:rPr>
          <w:delText xml:space="preserve">therefore proving</w:delText>
        </w:r>
      </w:del>
      <w:ins w:id="91152" w:author="Grammar Check" w:date="2026-10-02T00:00:00Z">
        <w:r>
          <w:rPr>
            <w:rFonts w:ascii="Times New Roman" w:hAnsi="Times New Roman" w:cs="Times New Roman"/>
            <w:sz w:val="24"/>
            <w:szCs w:val="24"/>
          </w:rPr>
          <w:t xml:space="preserve">confirming</w:t>
        </w:r>
      </w:ins>
      <w:r>
        <w:rPr>
          <w:rFonts w:ascii="Times New Roman" w:hAnsi="Times New Roman" w:cs="Times New Roman"/>
          <w:sz w:val="24"/>
          <w:szCs w:val="24"/>
        </w:rPr>
        <w:t xml:space="preserve"> successful convergence and the ability of the hybrid structure to learn </w:t>
      </w:r>
      <w:del w:id="91149" w:author="Grammar Check" w:date="2026-10-02T00:00:00Z">
        <w:r>
          <w:rPr>
            <w:rFonts w:ascii="Times New Roman" w:hAnsi="Times New Roman" w:cs="Times New Roman"/>
            <w:sz w:val="24"/>
            <w:szCs w:val="24"/>
          </w:rPr>
          <w:delText xml:space="preserve">complicated</w:delText>
        </w:r>
      </w:del>
      <w:ins w:id="91150" w:author="Grammar Check" w:date="2026-10-02T00:00:00Z">
        <w:r>
          <w:rPr>
            <w:rFonts w:ascii="Times New Roman" w:hAnsi="Times New Roman" w:cs="Times New Roman"/>
            <w:sz w:val="24"/>
            <w:szCs w:val="24"/>
          </w:rPr>
          <w:t xml:space="preserve">complex</w:t>
        </w:r>
      </w:ins>
      <w:r>
        <w:rPr>
          <w:rFonts w:ascii="Times New Roman" w:hAnsi="Times New Roman" w:cs="Times New Roman"/>
          <w:sz w:val="24"/>
          <w:szCs w:val="24"/>
        </w:rPr>
        <w:t xml:space="preserve"> temporal </w:t>
      </w:r>
      <w:ins w:id="91148" w:author="Grammar Check" w:date="2026-10-02T00:00:00Z">
        <w:r>
          <w:rPr>
            <w:rFonts w:ascii="Times New Roman" w:hAnsi="Times New Roman" w:cs="Times New Roman"/>
            <w:sz w:val="24"/>
            <w:szCs w:val="24"/>
          </w:rPr>
          <w:t xml:space="preserve">and </w:t>
        </w:r>
      </w:ins>
      <w:r>
        <w:rPr>
          <w:rFonts w:ascii="Times New Roman" w:hAnsi="Times New Roman" w:cs="Times New Roman"/>
          <w:sz w:val="24"/>
          <w:szCs w:val="24"/>
        </w:rPr>
        <w:t xml:space="preserve">attention</w:t>
      </w:r>
      <w:ins w:id="91147" w:author="Grammar Check" w:date="2026-10-02T00:00:00Z">
        <w:r>
          <w:rPr>
            <w:rFonts w:ascii="Times New Roman" w:hAnsi="Times New Roman" w:cs="Times New Roman"/>
            <w:sz w:val="24"/>
            <w:szCs w:val="24"/>
          </w:rPr>
          <w:t xml:space="preserve">-based</w:t>
        </w:r>
      </w:ins>
      <w:r>
        <w:rPr>
          <w:rFonts w:ascii="Times New Roman" w:hAnsi="Times New Roman" w:cs="Times New Roman"/>
          <w:sz w:val="24"/>
          <w:szCs w:val="24"/>
        </w:rPr>
        <w:t xml:space="preserve"> relationships.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06"/>
      </w:tblGrid>
      <w:tr w:rsidR="002E6E31" w:rsidRPr="00E66A31" w:rsidTr="0088055F">
        <w:tc>
          <w:tcPr>
            <w:tcW w:w="4514" w:type="dxa"/>
          </w:tcPr>
          <w:p w:rsidR="0001253E" w:rsidRPr="00E66A31" w:rsidRDefault="0021787C" w:rsidP="00DB1E9F">
            <w:pPr>
              <w:spacing w:before="240"/>
              <w:rPr>
                <w:rFonts w:ascii="Times New Roman" w:hAnsi="Times New Roman" w:cs="Times New Roman"/>
                <w:b/>
                <w:sz w:val="24"/>
                <w:szCs w:val="24"/>
              </w:rPr>
            </w:pPr>
            <w:r>
              <w:rPr>
                <w:noProof/>
                <w:sz w:val="24"/>
                <w:szCs w:val="24"/>
              </w:rPr>
              <w:drawing>
                <wp:inline distT="0" distB="0" distL="0" distR="0" wp14:anchorId="1833773D" wp14:editId="1E5E13BE">
                  <wp:extent cx="2729552" cy="2339616"/>
                  <wp:effectExtent l="0" t="0" r="0" b="3810"/>
                  <wp:docPr id="53" name="Picture 53" descr="C:\Users\mahesh.singh\AppData\Local\Microsoft\Windows\INetCache\Content.MSO\B0A405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sh.singh\AppData\Local\Microsoft\Windows\INetCache\Content.MSO\B0A40543.tmp"/>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54536" cy="2361031"/>
                          </a:xfrm>
                          <a:prstGeom prst="rect">
                            <a:avLst/>
                          </a:prstGeom>
                          <a:noFill/>
                          <a:ln>
                            <a:noFill/>
                          </a:ln>
                        </pic:spPr>
                      </pic:pic>
                    </a:graphicData>
                  </a:graphic>
                </wp:inline>
              </w:drawing>
            </w:r>
          </w:p>
        </w:tc>
        <w:tc>
          <w:tcPr>
            <w:tcW w:w="4506" w:type="dxa"/>
          </w:tcPr>
          <w:p w:rsidR="0001253E" w:rsidRPr="00E66A31" w:rsidRDefault="0021787C" w:rsidP="00DB1E9F">
            <w:pPr>
              <w:spacing w:before="240"/>
              <w:rPr>
                <w:rFonts w:ascii="Times New Roman" w:hAnsi="Times New Roman" w:cs="Times New Roman"/>
                <w:b/>
                <w:sz w:val="24"/>
                <w:szCs w:val="24"/>
              </w:rPr>
            </w:pPr>
            <w:r>
              <w:rPr>
                <w:noProof/>
                <w:sz w:val="24"/>
                <w:szCs w:val="24"/>
              </w:rPr>
              <w:drawing>
                <wp:inline distT="0" distB="0" distL="0" distR="0" wp14:anchorId="5ED081B0" wp14:editId="6F89380F">
                  <wp:extent cx="2715905" cy="2327919"/>
                  <wp:effectExtent l="0" t="0" r="8255" b="0"/>
                  <wp:docPr id="52" name="Picture 52" descr="C:\Users\mahesh.singh\AppData\Local\Microsoft\Windows\INetCache\Content.MSO\B9ECF3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hesh.singh\AppData\Local\Microsoft\Windows\INetCache\Content.MSO\B9ECF349.tmp"/>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36525" cy="2345593"/>
                          </a:xfrm>
                          <a:prstGeom prst="rect">
                            <a:avLst/>
                          </a:prstGeom>
                          <a:noFill/>
                          <a:ln>
                            <a:noFill/>
                          </a:ln>
                        </pic:spPr>
                      </pic:pic>
                    </a:graphicData>
                  </a:graphic>
                </wp:inline>
              </w:drawing>
            </w:r>
          </w:p>
        </w:tc>
      </w:tr>
    </w:tbl>
    <w:p w:rsidR="00561425" w:rsidRPr="00E66A31" w:rsidRDefault="0088055F"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 xml:space="preserve">Figure 29.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DA1885" w:rsidRDefault="00DA1885" w:rsidP="00DA1885">
      <w:pPr>
        <w:jc w:val="center"/>
        <w:rPr>
          <w:rFonts w:ascii="Times New Roman" w:hAnsi="Times New Roman" w:cs="Times New Roman"/>
          <w:sz w:val="24"/>
          <w:szCs w:val="24"/>
        </w:rPr>
      </w:pPr>
    </w:p>
    <w:p w:rsidR="00DA1885" w:rsidRPr="00DA1885" w:rsidRDefault="00DA1885" w:rsidP="00DA1885">
      <w:pPr>
        <w:jc w:val="both"/>
        <w:rPr>
          <w:rFonts w:ascii="Times New Roman" w:hAnsi="Times New Roman" w:cs="Times New Roman"/>
          <w:sz w:val="24"/>
          <w:szCs w:val="24"/>
        </w:rPr>
      </w:pPr>
      <w:r>
        <w:rPr>
          <w:rFonts w:ascii="Times New Roman" w:hAnsi="Times New Roman" w:cs="Times New Roman"/>
          <w:sz w:val="24"/>
          <w:szCs w:val="24"/>
        </w:rPr>
        <w:t xml:space="preserve">Figure 29 shows that the </w:t>
      </w:r>
      <w:r>
        <w:rPr>
          <w:rFonts w:ascii="Times New Roman" w:hAnsi="Times New Roman" w:cs="Times New Roman"/>
          <w:color w:val="0070C0"/>
          <w:sz w:val="24"/>
          <w:szCs w:val="24"/>
        </w:rPr>
        <w:t>BiLSTM-Transformer</w:t>
      </w:r>
      <w:r>
        <w:rPr>
          <w:rFonts w:ascii="Times New Roman" w:hAnsi="Times New Roman" w:cs="Times New Roman"/>
          <w:sz w:val="24"/>
          <w:szCs w:val="24"/>
        </w:rPr>
        <w:t xml:space="preserve"> model has excellent detection performance, </w:t>
      </w:r>
      <w:del w:id="91168" w:author="Grammar Check" w:date="2026-10-02T00:00:00Z">
        <w:r>
          <w:rPr>
            <w:rFonts w:ascii="Times New Roman" w:hAnsi="Times New Roman" w:cs="Times New Roman"/>
            <w:sz w:val="24"/>
            <w:szCs w:val="24"/>
          </w:rPr>
          <w:delText xml:space="preserve">and</w:delText>
        </w:r>
      </w:del>
      <w:ins w:id="91169"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DoS and malware </w:t>
      </w:r>
      <w:del w:id="91166" w:author="Grammar Check" w:date="2026-10-02T00:00:00Z">
        <w:r>
          <w:rPr>
            <w:rFonts w:ascii="Times New Roman" w:hAnsi="Times New Roman" w:cs="Times New Roman"/>
            <w:sz w:val="24"/>
            <w:szCs w:val="24"/>
          </w:rPr>
          <w:delText xml:space="preserve">have an</w:delText>
        </w:r>
      </w:del>
      <w:ins w:id="91167" w:author="Grammar Check" w:date="2026-10-02T00:00:00Z">
        <w:r>
          <w:rPr>
            <w:rFonts w:ascii="Times New Roman" w:hAnsi="Times New Roman" w:cs="Times New Roman"/>
            <w:sz w:val="24"/>
            <w:szCs w:val="24"/>
          </w:rPr>
          <w:t xml:space="preserve">showing</w:t>
        </w:r>
      </w:ins>
      <w:r>
        <w:rPr>
          <w:rFonts w:ascii="Times New Roman" w:hAnsi="Times New Roman" w:cs="Times New Roman"/>
          <w:sz w:val="24"/>
          <w:szCs w:val="24"/>
        </w:rPr>
        <w:t xml:space="preserve"> almost perfect separability (AUC/AP = 1.000). Despite the moderate spreads of the Unauthorized and Benign classes and the persistent challenge posed by the Web class, the hybrid architecture successfully achieves strong class-wise discrimination through a combination of bidirectional temporal learning and transformer-based attention.</w:t>
      </w:r>
    </w:p>
    <w:p w:rsidR="00A16DDF" w:rsidRPr="00E66A31" w:rsidRDefault="00A16DDF" w:rsidP="00E72F69">
      <w:pPr>
        <w:jc w:val="center"/>
        <w:rPr>
          <w:rFonts w:ascii="Times New Roman" w:hAnsi="Times New Roman" w:cs="Times New Roman"/>
          <w:b/>
          <w:sz w:val="24"/>
          <w:szCs w:val="24"/>
        </w:rPr>
      </w:pPr>
      <w:r>
        <w:rPr>
          <w:noProof/>
          <w:sz w:val="24"/>
          <w:szCs w:val="24"/>
        </w:rPr>
        <w:drawing>
          <wp:inline distT="0" distB="0" distL="0" distR="0" wp14:anchorId="7F066E3A" wp14:editId="07919FAB">
            <wp:extent cx="3760968" cy="3063833"/>
            <wp:effectExtent l="0" t="0" r="0" b="3810"/>
            <wp:docPr id="62" name="Picture 62" descr="C:\Users\mahesh.singh\AppData\Local\Microsoft\Windows\INetCache\Content.MSO\D2B271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hesh.singh\AppData\Local\Microsoft\Windows\INetCache\Content.MSO\D2B2713B.tmp"/>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4959"/>
                    <a:stretch/>
                  </pic:blipFill>
                  <pic:spPr bwMode="auto">
                    <a:xfrm>
                      <a:off x="0" y="0"/>
                      <a:ext cx="3813134" cy="3106329"/>
                    </a:xfrm>
                    <a:prstGeom prst="rect">
                      <a:avLst/>
                    </a:prstGeom>
                    <a:noFill/>
                    <a:ln>
                      <a:noFill/>
                    </a:ln>
                    <a:extLst>
                      <a:ext uri="{53640926-AAD7-44D8-BBD7-CCE9431645EC}">
                        <a14:shadowObscured xmlns:a14="http://schemas.microsoft.com/office/drawing/2010/main"/>
                      </a:ext>
                    </a:extLst>
                  </pic:spPr>
                </pic:pic>
              </a:graphicData>
            </a:graphic>
          </wp:inline>
        </w:drawing>
      </w:r>
    </w:p>
    <w:p w:rsidR="00561425" w:rsidRPr="00E66A31" w:rsidRDefault="00027D01"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Figure 30.</w:t>
      </w:r>
      <w:r>
        <w:rPr>
          <w:rFonts w:ascii="Times New Roman" w:hAnsi="Times New Roman" w:cs="Times New Roman"/>
          <w:sz w:val="24"/>
          <w:szCs w:val="24"/>
        </w:rPr>
        <w:t xml:space="preserve"> Confusion matrix of the </w:t>
      </w:r>
      <w:r>
        <w:rPr>
          <w:rFonts w:ascii="Times New Roman" w:hAnsi="Times New Roman" w:cs="Times New Roman"/>
          <w:bCs/>
          <w:sz w:val="24"/>
          <w:szCs w:val="24"/>
        </w:rPr>
        <w:t xml:space="preserve">BiLSTM-Transformer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E01933" w:rsidRPr="00E01933" w:rsidRDefault="00E01933" w:rsidP="00E0193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BiLSTM-Transformer model</w:t>
      </w:r>
      <w:ins w:id="91188" w:author="Grammar Check" w:date="2026-10-02T00:00:00Z">
        <w:r>
          <w:rPr>
            <w:rFonts w:ascii="Times New Roman" w:hAnsi="Times New Roman" w:cs="Times New Roman"/>
            <w:sz w:val="24"/>
            <w:szCs w:val="24"/>
          </w:rPr>
          <w:t xml:space="preserve"> in Figure 30</w:t>
        </w:r>
      </w:ins>
      <w:r>
        <w:rPr>
          <w:rFonts w:ascii="Times New Roman" w:hAnsi="Times New Roman" w:cs="Times New Roman"/>
          <w:sz w:val="24"/>
          <w:szCs w:val="24"/>
        </w:rPr>
        <w:t xml:space="preserve">, showing predicted versus actual class labels, </w:t>
      </w:r>
      <w:del w:id="91187" w:author="Grammar Check" w:date="2026-10-02T00:00:00Z">
        <w:r>
          <w:rPr>
            <w:rFonts w:ascii="Times New Roman" w:hAnsi="Times New Roman" w:cs="Times New Roman"/>
            <w:sz w:val="24"/>
            <w:szCs w:val="24"/>
          </w:rPr>
          <w:delText xml:space="preserve">as shown in Figure 30, </w:delText>
        </w:r>
      </w:del>
      <w:r>
        <w:rPr>
          <w:rFonts w:ascii="Times New Roman" w:hAnsi="Times New Roman" w:cs="Times New Roman"/>
          <w:sz w:val="24"/>
          <w:szCs w:val="24"/>
        </w:rPr>
        <w:t xml:space="preserve">indicates </w:t>
      </w:r>
      <w:ins w:id="91186" w:author="Grammar Check" w:date="2026-10-02T00:00:00Z">
        <w:r>
          <w:rPr>
            <w:rFonts w:ascii="Times New Roman" w:hAnsi="Times New Roman" w:cs="Times New Roman"/>
            <w:sz w:val="24"/>
            <w:szCs w:val="24"/>
          </w:rPr>
          <w:t xml:space="preserve">that </w:t>
        </w:r>
      </w:ins>
      <w:r>
        <w:rPr>
          <w:rFonts w:ascii="Times New Roman" w:hAnsi="Times New Roman" w:cs="Times New Roman"/>
          <w:sz w:val="24"/>
          <w:szCs w:val="24"/>
        </w:rPr>
        <w:t xml:space="preserve">the</w:t>
      </w:r>
      <w:del w:id="91184" w:author="Grammar Check" w:date="2026-10-02T00:00:00Z">
        <w:r>
          <w:rPr>
            <w:rFonts w:ascii="Times New Roman" w:hAnsi="Times New Roman" w:cs="Times New Roman"/>
            <w:sz w:val="24"/>
            <w:szCs w:val="24"/>
          </w:rPr>
          <w:delText xml:space="preserve"> </w:delText>
        </w:r>
      </w:del>
      <w:del w:id="91185" w:author="Grammar Check" w:date="2026-10-02T00:00:00Z">
        <w:r>
          <w:rPr>
            <w:rFonts w:ascii="Times New Roman" w:hAnsi="Times New Roman" w:cs="Times New Roman"/>
            <w:color w:val="0070C0"/>
            <w:sz w:val="24"/>
            <w:szCs w:val="24"/>
          </w:rPr>
          <w:delText>BiLSTM-Transformer</w:delText>
        </w:r>
      </w:del>
      <w:r>
        <w:rPr>
          <w:rFonts w:ascii="Times New Roman" w:hAnsi="Times New Roman" w:cs="Times New Roman"/>
          <w:sz w:val="24"/>
          <w:szCs w:val="24"/>
        </w:rPr>
        <w:t xml:space="preserve"> model has excellent classification accuracy, with almost perfect detection of DoS and malware. There is a degree of overlap between benign and unauthorized traffic, but </w:t>
      </w:r>
      <w:del w:id="91182" w:author="Grammar Check" w:date="2026-10-02T00:00:00Z">
        <w:r>
          <w:rPr>
            <w:rFonts w:ascii="Times New Roman" w:hAnsi="Times New Roman" w:cs="Times New Roman"/>
            <w:sz w:val="24"/>
            <w:szCs w:val="24"/>
          </w:rPr>
          <w:delText xml:space="preserve">generally</w:delText>
        </w:r>
      </w:del>
      <w:ins w:id="91183" w:author="Grammar Check" w:date="2026-10-02T00:00:00Z">
        <w:r>
          <w:rPr>
            <w:rFonts w:ascii="Times New Roman" w:hAnsi="Times New Roman" w:cs="Times New Roman"/>
            <w:sz w:val="24"/>
            <w:szCs w:val="24"/>
          </w:rPr>
          <w:t xml:space="preserve">overall</w:t>
        </w:r>
      </w:ins>
      <w:r>
        <w:rPr>
          <w:rFonts w:ascii="Times New Roman" w:hAnsi="Times New Roman" w:cs="Times New Roman"/>
          <w:sz w:val="24"/>
          <w:szCs w:val="24"/>
        </w:rPr>
        <w:t xml:space="preserve"> the hybrid architecture offers </w:t>
      </w:r>
      <w:del w:id="91180" w:author="Grammar Check" w:date="2026-10-02T00:00:00Z">
        <w:r>
          <w:rPr>
            <w:rFonts w:ascii="Times New Roman" w:hAnsi="Times New Roman" w:cs="Times New Roman"/>
            <w:sz w:val="24"/>
            <w:szCs w:val="24"/>
          </w:rPr>
          <w:delText xml:space="preserve">assured</w:delText>
        </w:r>
      </w:del>
      <w:ins w:id="91181" w:author="Grammar Check" w:date="2026-10-02T00:00:00Z">
        <w:r>
          <w:rPr>
            <w:rFonts w:ascii="Times New Roman" w:hAnsi="Times New Roman" w:cs="Times New Roman"/>
            <w:sz w:val="24"/>
            <w:szCs w:val="24"/>
          </w:rPr>
          <w:t xml:space="preserve">reliable</w:t>
        </w:r>
      </w:ins>
      <w:r>
        <w:rPr>
          <w:rFonts w:ascii="Times New Roman" w:hAnsi="Times New Roman" w:cs="Times New Roman"/>
          <w:sz w:val="24"/>
          <w:szCs w:val="24"/>
        </w:rPr>
        <w:t xml:space="preserve"> performance </w:t>
      </w:r>
      <w:del w:id="91178" w:author="Grammar Check" w:date="2026-10-02T00:00:00Z">
        <w:r>
          <w:rPr>
            <w:rFonts w:ascii="Times New Roman" w:hAnsi="Times New Roman" w:cs="Times New Roman"/>
            <w:sz w:val="24"/>
            <w:szCs w:val="24"/>
          </w:rPr>
          <w:delText xml:space="preserve">in</w:delText>
        </w:r>
      </w:del>
      <w:ins w:id="91179"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all classes, including </w:t>
      </w:r>
      <w:del w:id="91176" w:author="Grammar Check" w:date="2026-10-02T00:00:00Z">
        <w:r>
          <w:rPr>
            <w:rFonts w:ascii="Times New Roman" w:hAnsi="Times New Roman" w:cs="Times New Roman"/>
            <w:sz w:val="24"/>
            <w:szCs w:val="24"/>
          </w:rPr>
          <w:delText xml:space="preserve">the</w:delText>
        </w:r>
      </w:del>
      <w:ins w:id="91177" w:author="Grammar Check" w:date="2026-10-02T00:00:00Z">
        <w:r>
          <w:rPr>
            <w:rFonts w:ascii="Times New Roman" w:hAnsi="Times New Roman" w:cs="Times New Roman"/>
            <w:sz w:val="24"/>
            <w:szCs w:val="24"/>
          </w:rPr>
          <w:t xml:space="preserve">consistent</w:t>
        </w:r>
      </w:ins>
      <w:r>
        <w:rPr>
          <w:rFonts w:ascii="Times New Roman" w:hAnsi="Times New Roman" w:cs="Times New Roman"/>
          <w:sz w:val="24"/>
          <w:szCs w:val="24"/>
        </w:rPr>
        <w:t xml:space="preserve"> </w:t>
      </w:r>
      <w:del w:id="91174" w:author="Grammar Check" w:date="2026-10-02T00:00:00Z">
        <w:r>
          <w:rPr>
            <w:rFonts w:ascii="Times New Roman" w:hAnsi="Times New Roman" w:cs="Times New Roman"/>
            <w:sz w:val="24"/>
            <w:szCs w:val="24"/>
          </w:rPr>
          <w:delText xml:space="preserve">uniform</w:delText>
        </w:r>
      </w:del>
      <w:ins w:id="91175" w:author="Grammar Check" w:date="2026-10-02T00:00:00Z">
        <w:r>
          <w:rPr>
            <w:rFonts w:ascii="Times New Roman" w:hAnsi="Times New Roman" w:cs="Times New Roman"/>
            <w:sz w:val="24"/>
            <w:szCs w:val="24"/>
          </w:rPr>
          <w:t xml:space="preserve">identification</w:t>
        </w:r>
      </w:ins>
      <w:r>
        <w:rPr>
          <w:rFonts w:ascii="Times New Roman" w:hAnsi="Times New Roman" w:cs="Times New Roman"/>
          <w:sz w:val="24"/>
          <w:szCs w:val="24"/>
        </w:rPr>
        <w:t xml:space="preserve"> </w:t>
      </w:r>
      <w:del w:id="91172" w:author="Grammar Check" w:date="2026-10-02T00:00:00Z">
        <w:r>
          <w:rPr>
            <w:rFonts w:ascii="Times New Roman" w:hAnsi="Times New Roman" w:cs="Times New Roman"/>
            <w:sz w:val="24"/>
            <w:szCs w:val="24"/>
          </w:rPr>
          <w:delText xml:space="preserve">ability to identify</w:delText>
        </w:r>
      </w:del>
      <w:ins w:id="91173" w:author="Grammar Check" w:date="2026-10-02T00:00:00Z">
        <w:r>
          <w:rPr>
            <w:rFonts w:ascii="Times New Roman" w:hAnsi="Times New Roman" w:cs="Times New Roman"/>
            <w:sz w:val="24"/>
            <w:szCs w:val="24"/>
          </w:rPr>
          <w:t xml:space="preserve">of</w:t>
        </w:r>
      </w:ins>
      <w:r>
        <w:rPr>
          <w:rFonts w:ascii="Times New Roman" w:hAnsi="Times New Roman" w:cs="Times New Roman"/>
          <w:sz w:val="24"/>
          <w:szCs w:val="24"/>
        </w:rPr>
        <w:t xml:space="preserve"> the smaller </w:t>
      </w:r>
      <w:del w:id="91170" w:author="Grammar Check" w:date="2026-10-02T00:00:00Z">
        <w:r>
          <w:rPr>
            <w:rFonts w:ascii="Times New Roman" w:hAnsi="Times New Roman" w:cs="Times New Roman"/>
            <w:sz w:val="24"/>
            <w:szCs w:val="24"/>
          </w:rPr>
          <w:delText xml:space="preserve">web</w:delText>
        </w:r>
      </w:del>
      <w:ins w:id="91171"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category.</w:t>
      </w:r>
    </w:p>
    <w:p w:rsidR="00A158C5" w:rsidRPr="00E66A31" w:rsidRDefault="00A158C5" w:rsidP="00A158C5">
      <w:pPr>
        <w:spacing w:before="240" w:after="0"/>
        <w:rPr>
          <w:rFonts w:ascii="Times New Roman" w:hAnsi="Times New Roman" w:cs="Times New Roman"/>
          <w:b/>
          <w:sz w:val="24"/>
          <w:szCs w:val="24"/>
        </w:rPr>
      </w:pPr>
      <w:r>
        <w:rPr>
          <w:rFonts w:ascii="Times New Roman" w:hAnsi="Times New Roman" w:cs="Times New Roman"/>
          <w:b/>
          <w:sz w:val="24"/>
          <w:szCs w:val="24"/>
        </w:rPr>
        <w:t xml:space="preserve">4.7 Analysis of CNN-BiLSTM Model </w:t>
      </w:r>
    </w:p>
    <w:p w:rsidR="00E01933" w:rsidRPr="00E01933" w:rsidRDefault="00E01933" w:rsidP="00E01933">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CNN-BiLSTM model combines the capacity of the CNN to detect spatial</w:t>
      </w:r>
      <w:del w:id="91189" w:author="Grammar Check" w:date="2026-10-02T00:00:00Z">
        <w:r>
          <w:rPr>
            <w:rFonts w:ascii="Times New Roman" w:hAnsi="Times New Roman" w:cs="Times New Roman"/>
            <w:sz w:val="24"/>
            <w:szCs w:val="24"/>
          </w:rPr>
          <w:delText xml:space="preserve">-specific</w:delText>
        </w:r>
      </w:del>
      <w:r>
        <w:rPr>
          <w:rFonts w:ascii="Times New Roman" w:hAnsi="Times New Roman" w:cs="Times New Roman"/>
          <w:sz w:val="24"/>
          <w:szCs w:val="24"/>
        </w:rPr>
        <w:t xml:space="preserve"> features with the effectiveness of the BiLSTM in acquiring forward and backward temporal patterns. This </w:t>
      </w:r>
      <w:del w:id="91202" w:author="Grammar Check" w:date="2026-10-02T00:00:00Z">
        <w:r>
          <w:rPr>
            <w:rFonts w:ascii="Times New Roman" w:hAnsi="Times New Roman" w:cs="Times New Roman"/>
            <w:sz w:val="24"/>
            <w:szCs w:val="24"/>
          </w:rPr>
          <w:delText xml:space="preserve">interaction</w:delText>
        </w:r>
      </w:del>
      <w:ins w:id="91203" w:author="Grammar Check" w:date="2026-10-02T00:00:00Z">
        <w:r>
          <w:rPr>
            <w:rFonts w:ascii="Times New Roman" w:hAnsi="Times New Roman" w:cs="Times New Roman"/>
            <w:sz w:val="24"/>
            <w:szCs w:val="24"/>
          </w:rPr>
          <w:t xml:space="preserve">combination</w:t>
        </w:r>
      </w:ins>
      <w:r>
        <w:rPr>
          <w:rFonts w:ascii="Times New Roman" w:hAnsi="Times New Roman" w:cs="Times New Roman"/>
          <w:sz w:val="24"/>
          <w:szCs w:val="24"/>
        </w:rPr>
        <w:t xml:space="preserve"> </w:t>
      </w:r>
      <w:del w:id="91200" w:author="Grammar Check" w:date="2026-10-02T00:00:00Z">
        <w:r>
          <w:rPr>
            <w:rFonts w:ascii="Times New Roman" w:hAnsi="Times New Roman" w:cs="Times New Roman"/>
            <w:sz w:val="24"/>
            <w:szCs w:val="24"/>
          </w:rPr>
          <w:delText xml:space="preserve">led to</w:delText>
        </w:r>
      </w:del>
      <w:ins w:id="91201" w:author="Grammar Check" w:date="2026-10-02T00:00:00Z">
        <w:r>
          <w:rPr>
            <w:rFonts w:ascii="Times New Roman" w:hAnsi="Times New Roman" w:cs="Times New Roman"/>
            <w:sz w:val="24"/>
            <w:szCs w:val="24"/>
          </w:rPr>
          <w:t xml:space="preserve">yielded</w:t>
        </w:r>
      </w:ins>
      <w:r>
        <w:rPr>
          <w:rFonts w:ascii="Times New Roman" w:hAnsi="Times New Roman" w:cs="Times New Roman"/>
          <w:sz w:val="24"/>
          <w:szCs w:val="24"/>
        </w:rPr>
        <w:t xml:space="preserve"> the most successful model </w:t>
      </w:r>
      <w:del w:id="91198" w:author="Grammar Check" w:date="2026-10-02T00:00:00Z">
        <w:r>
          <w:rPr>
            <w:rFonts w:ascii="Times New Roman" w:hAnsi="Times New Roman" w:cs="Times New Roman"/>
            <w:sz w:val="24"/>
            <w:szCs w:val="24"/>
          </w:rPr>
          <w:delText xml:space="preserve">within</w:delText>
        </w:r>
      </w:del>
      <w:ins w:id="91199" w:author="Grammar Check" w:date="2026-10-02T00:00:00Z">
        <w:r>
          <w:rPr>
            <w:rFonts w:ascii="Times New Roman" w:hAnsi="Times New Roman" w:cs="Times New Roman"/>
            <w:sz w:val="24"/>
            <w:szCs w:val="24"/>
          </w:rPr>
          <w:t xml:space="preserve">in</w:t>
        </w:r>
      </w:ins>
      <w:r>
        <w:rPr>
          <w:rFonts w:ascii="Times New Roman" w:hAnsi="Times New Roman" w:cs="Times New Roman"/>
          <w:sz w:val="24"/>
          <w:szCs w:val="24"/>
        </w:rPr>
        <w:t xml:space="preserve"> </w:t>
      </w:r>
      <w:del w:id="91196" w:author="Grammar Check" w:date="2026-10-02T00:00:00Z">
        <w:r>
          <w:rPr>
            <w:rFonts w:ascii="Times New Roman" w:hAnsi="Times New Roman" w:cs="Times New Roman"/>
            <w:sz w:val="24"/>
            <w:szCs w:val="24"/>
          </w:rPr>
          <w:delText xml:space="preserve">the</w:delText>
        </w:r>
      </w:del>
      <w:ins w:id="91197" w:author="Grammar Check" w:date="2026-10-02T00:00:00Z">
        <w:r>
          <w:rPr>
            <w:rFonts w:ascii="Times New Roman" w:hAnsi="Times New Roman" w:cs="Times New Roman"/>
            <w:sz w:val="24"/>
            <w:szCs w:val="24"/>
          </w:rPr>
          <w:t xml:space="preserve">this</w:t>
        </w:r>
      </w:ins>
      <w:r>
        <w:rPr>
          <w:rFonts w:ascii="Times New Roman" w:hAnsi="Times New Roman" w:cs="Times New Roman"/>
          <w:sz w:val="24"/>
          <w:szCs w:val="24"/>
        </w:rPr>
        <w:t xml:space="preserve"> </w:t>
      </w:r>
      <w:del w:id="91194" w:author="Grammar Check" w:date="2026-10-02T00:00:00Z">
        <w:r>
          <w:rPr>
            <w:rFonts w:ascii="Times New Roman" w:hAnsi="Times New Roman" w:cs="Times New Roman"/>
            <w:sz w:val="24"/>
            <w:szCs w:val="24"/>
          </w:rPr>
          <w:delText xml:space="preserve">research</w:delText>
        </w:r>
      </w:del>
      <w:ins w:id="91195" w:author="Grammar Check" w:date="2026-10-02T00:00:00Z">
        <w:r>
          <w:rPr>
            <w:rFonts w:ascii="Times New Roman" w:hAnsi="Times New Roman" w:cs="Times New Roman"/>
            <w:sz w:val="24"/>
            <w:szCs w:val="24"/>
          </w:rPr>
          <w:t xml:space="preserve">study</w:t>
        </w:r>
      </w:ins>
      <w:r>
        <w:rPr>
          <w:rFonts w:ascii="Times New Roman" w:hAnsi="Times New Roman" w:cs="Times New Roman"/>
          <w:sz w:val="24"/>
          <w:szCs w:val="24"/>
        </w:rPr>
        <w:t xml:space="preserve">, </w:t>
      </w:r>
      <w:del w:id="91192" w:author="Grammar Check" w:date="2026-10-02T00:00:00Z">
        <w:r>
          <w:rPr>
            <w:rFonts w:ascii="Times New Roman" w:hAnsi="Times New Roman" w:cs="Times New Roman"/>
            <w:sz w:val="24"/>
            <w:szCs w:val="24"/>
          </w:rPr>
          <w:delText xml:space="preserve">which provides</w:delText>
        </w:r>
      </w:del>
      <w:ins w:id="91193" w:author="Grammar Check" w:date="2026-10-02T00:00:00Z">
        <w:r>
          <w:rPr>
            <w:rFonts w:ascii="Times New Roman" w:hAnsi="Times New Roman" w:cs="Times New Roman"/>
            <w:sz w:val="24"/>
            <w:szCs w:val="24"/>
          </w:rPr>
          <w:t xml:space="preserve">providing</w:t>
        </w:r>
      </w:ins>
      <w:r>
        <w:rPr>
          <w:rFonts w:ascii="Times New Roman" w:hAnsi="Times New Roman" w:cs="Times New Roman"/>
          <w:sz w:val="24"/>
          <w:szCs w:val="24"/>
        </w:rPr>
        <w:t xml:space="preserve"> better accuracy, convergence stability, and effective detection </w:t>
      </w:r>
      <w:del w:id="91190" w:author="Grammar Check" w:date="2026-10-02T00:00:00Z">
        <w:r>
          <w:rPr>
            <w:rFonts w:ascii="Times New Roman" w:hAnsi="Times New Roman" w:cs="Times New Roman"/>
            <w:sz w:val="24"/>
            <w:szCs w:val="24"/>
          </w:rPr>
          <w:delText xml:space="preserve">of</w:delText>
        </w:r>
      </w:del>
      <w:ins w:id="91191"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all classes of IoT attacks.</w:t>
      </w:r>
    </w:p>
    <w:p w:rsidR="00A158C5" w:rsidRPr="00E66A31" w:rsidRDefault="00A158C5" w:rsidP="002900F9">
      <w:pPr>
        <w:spacing w:before="240"/>
        <w:jc w:val="center"/>
        <w:rPr>
          <w:rFonts w:ascii="Times New Roman" w:hAnsi="Times New Roman" w:cs="Times New Roman"/>
          <w:sz w:val="24"/>
          <w:szCs w:val="24"/>
        </w:rPr>
      </w:pPr>
      <w:r>
        <w:rPr>
          <w:rFonts w:ascii="Times New Roman" w:hAnsi="Times New Roman" w:cs="Times New Roman"/>
          <w:b/>
          <w:color w:val="C00000"/>
          <w:sz w:val="24"/>
          <w:szCs w:val="24"/>
        </w:rPr>
        <w:t>Table 8</w:t>
      </w:r>
      <w:del w:id="91393" w:author="Grammar Check" w:date="2026-10-02T00:00:00Z">
        <w:r>
          <w:rPr>
            <w:rFonts w:ascii="Times New Roman" w:hAnsi="Times New Roman" w:cs="Times New Roman"/>
            <w:sz w:val="24"/>
            <w:szCs w:val="24"/>
          </w:rPr>
          <w:delText xml:space="preserve">:</w:delText>
        </w:r>
      </w:del>
      <w:ins w:id="91394"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Epoch Evaluation Metrics </w:t>
      </w:r>
      <w:del w:id="91391" w:author="Grammar Check" w:date="2026-10-02T00:00:00Z">
        <w:r>
          <w:rPr>
            <w:rFonts w:ascii="Times New Roman" w:hAnsi="Times New Roman" w:cs="Times New Roman"/>
            <w:sz w:val="24"/>
            <w:szCs w:val="24"/>
          </w:rPr>
          <w:delText xml:space="preserve">For</w:delText>
        </w:r>
      </w:del>
      <w:ins w:id="91392"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CNN-BiLSTM Model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36"/>
        <w:gridCol w:w="1110"/>
        <w:gridCol w:w="960"/>
        <w:gridCol w:w="960"/>
        <w:gridCol w:w="960"/>
        <w:gridCol w:w="960"/>
        <w:gridCol w:w="960"/>
        <w:gridCol w:w="960"/>
      </w:tblGrid>
      <w:tr w:rsidR="002E6E31" w:rsidRPr="00E66A31" w:rsidTr="00821746">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Epoch</w:t>
            </w:r>
          </w:p>
        </w:tc>
        <w:tc>
          <w:tcPr>
            <w:tcW w:w="1136"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Accuracy</w:t>
            </w:r>
          </w:p>
        </w:tc>
        <w:tc>
          <w:tcPr>
            <w:tcW w:w="111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Precision</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Recall</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F1-Score</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Macro-AUC</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Macro-AP</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Loss</w:t>
            </w:r>
          </w:p>
        </w:tc>
        <w:tc>
          <w:tcPr>
            <w:tcW w:w="960" w:type="dxa"/>
            <w:shd w:val="clear" w:color="auto" w:fill="D9D9D9" w:themeFill="background1" w:themeFillShade="D9"/>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Time (s)</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5</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0.8830</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0.7595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0.9063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0.7706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0.9815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0.8914</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0.2362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370</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10</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0.8759</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0.7488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0.8311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0.7589</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0.9800</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0.8611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0.2423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397</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15</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0.8892</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0.7623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0.9112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0.7716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0.9845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0.9057</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0.2178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368</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20</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0.8858</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0.7544</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0.9085</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0.7616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0.9846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0.9062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0.2210</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369</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25</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0.8893</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0.7516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0.9113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0.7688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0.9853</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0.9126</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0.2161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371</w:t>
            </w:r>
          </w:p>
        </w:tc>
      </w:tr>
      <w:tr w:rsidR="002E6E31" w:rsidRPr="00E66A31" w:rsidTr="00821746">
        <w:tc>
          <w:tcPr>
            <w:tcW w:w="960" w:type="dxa"/>
          </w:tcPr>
          <w:p w:rsidR="00A158C5" w:rsidRPr="00E66A31" w:rsidRDefault="00A158C5" w:rsidP="008447F8">
            <w:pPr>
              <w:jc w:val="center"/>
              <w:rPr>
                <w:rFonts w:ascii="Times New Roman" w:hAnsi="Times New Roman" w:cs="Times New Roman"/>
                <w:sz w:val="24"/>
                <w:szCs w:val="24"/>
              </w:rPr>
            </w:pPr>
            <w:r>
              <w:rPr>
                <w:rFonts w:ascii="Times New Roman" w:hAnsi="Times New Roman" w:cs="Times New Roman"/>
                <w:sz w:val="24"/>
                <w:szCs w:val="24"/>
              </w:rPr>
              <w:t>30</w:t>
            </w:r>
          </w:p>
        </w:tc>
        <w:tc>
          <w:tcPr>
            <w:tcW w:w="1136"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0.8940</w:t>
            </w:r>
          </w:p>
        </w:tc>
        <w:tc>
          <w:tcPr>
            <w:tcW w:w="111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0.7561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0.9151</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0.7750</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0.9862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0.9148</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0.2062</w:t>
            </w:r>
          </w:p>
        </w:tc>
        <w:tc>
          <w:tcPr>
            <w:tcW w:w="960" w:type="dxa"/>
          </w:tcPr>
          <w:p w:rsidR="00A158C5" w:rsidRPr="00E66A31" w:rsidRDefault="00A158C5" w:rsidP="00DB1E9F">
            <w:pPr>
              <w:rPr>
                <w:rFonts w:ascii="Times New Roman" w:hAnsi="Times New Roman" w:cs="Times New Roman"/>
                <w:sz w:val="24"/>
                <w:szCs w:val="24"/>
              </w:rPr>
            </w:pPr>
            <w:r>
              <w:rPr>
                <w:rFonts w:ascii="Times New Roman" w:hAnsi="Times New Roman" w:cs="Times New Roman"/>
                <w:sz w:val="24"/>
                <w:szCs w:val="24"/>
              </w:rPr>
              <w:t>444</w:t>
            </w:r>
          </w:p>
        </w:tc>
      </w:tr>
    </w:tbl>
    <w:p w:rsidR="00E01933" w:rsidRDefault="00E01933" w:rsidP="00E01933">
      <w:pPr>
        <w:jc w:val="both"/>
        <w:rPr>
          <w:rFonts w:ascii="Times New Roman" w:hAnsi="Times New Roman" w:cs="Times New Roman"/>
          <w:sz w:val="24"/>
          <w:szCs w:val="24"/>
        </w:rPr>
      </w:pPr>
    </w:p>
    <w:p w:rsidR="00E01933" w:rsidRPr="00E01933" w:rsidRDefault="00E01933" w:rsidP="00E01933">
      <w:pPr>
        <w:jc w:val="both"/>
        <w:rPr>
          <w:rFonts w:ascii="Times New Roman" w:hAnsi="Times New Roman" w:cs="Times New Roman"/>
          <w:sz w:val="24"/>
          <w:szCs w:val="24"/>
        </w:rPr>
      </w:pPr>
      <w:r>
        <w:rPr>
          <w:rFonts w:ascii="Times New Roman" w:hAnsi="Times New Roman" w:cs="Times New Roman"/>
          <w:sz w:val="24"/>
          <w:szCs w:val="24"/>
        </w:rPr>
        <w:t xml:space="preserve">As shown in </w:t>
      </w:r>
      <w:r>
        <w:rPr>
          <w:rFonts w:ascii="Times New Roman" w:hAnsi="Times New Roman" w:cs="Times New Roman"/>
          <w:color w:val="C00000"/>
          <w:sz w:val="24"/>
          <w:szCs w:val="24"/>
        </w:rPr>
        <w:t>Table 8</w:t>
      </w:r>
      <w:r>
        <w:rPr>
          <w:rFonts w:ascii="Times New Roman" w:hAnsi="Times New Roman" w:cs="Times New Roman"/>
          <w:sz w:val="24"/>
          <w:szCs w:val="24"/>
        </w:rPr>
        <w:t xml:space="preserve">, the CNN-BiLSTM model performed</w:t>
      </w:r>
      <w:del w:id="91217" w:author="Grammar Check" w:date="2026-10-02T00:00:00Z">
        <w:r>
          <w:rPr>
            <w:rFonts w:ascii="Times New Roman" w:hAnsi="Times New Roman" w:cs="Times New Roman"/>
            <w:sz w:val="24"/>
            <w:szCs w:val="24"/>
          </w:rPr>
          <w:delText xml:space="preserve"> rather</w:delText>
        </w:r>
      </w:del>
      <w:r>
        <w:rPr>
          <w:rFonts w:ascii="Times New Roman" w:hAnsi="Times New Roman" w:cs="Times New Roman"/>
          <w:sz w:val="24"/>
          <w:szCs w:val="24"/>
        </w:rPr>
        <w:t xml:space="preserve"> well, and </w:t>
      </w:r>
      <w:del w:id="91215" w:author="Grammar Check" w:date="2026-10-02T00:00:00Z">
        <w:r>
          <w:rPr>
            <w:rFonts w:ascii="Times New Roman" w:hAnsi="Times New Roman" w:cs="Times New Roman"/>
            <w:sz w:val="24"/>
            <w:szCs w:val="24"/>
          </w:rPr>
          <w:delText xml:space="preserve">the</w:delText>
        </w:r>
      </w:del>
      <w:ins w:id="91216" w:author="Grammar Check" w:date="2026-10-02T00:00:00Z">
        <w:r>
          <w:rPr>
            <w:rFonts w:ascii="Times New Roman" w:hAnsi="Times New Roman" w:cs="Times New Roman"/>
            <w:sz w:val="24"/>
            <w:szCs w:val="24"/>
          </w:rPr>
          <w:t xml:space="preserve">its</w:t>
        </w:r>
      </w:ins>
      <w:r>
        <w:rPr>
          <w:rFonts w:ascii="Times New Roman" w:hAnsi="Times New Roman" w:cs="Times New Roman"/>
          <w:sz w:val="24"/>
          <w:szCs w:val="24"/>
        </w:rPr>
        <w:t xml:space="preserve"> performance </w:t>
      </w:r>
      <w:del w:id="91213" w:author="Grammar Check" w:date="2026-10-02T00:00:00Z">
        <w:r>
          <w:rPr>
            <w:rFonts w:ascii="Times New Roman" w:hAnsi="Times New Roman" w:cs="Times New Roman"/>
            <w:sz w:val="24"/>
            <w:szCs w:val="24"/>
          </w:rPr>
          <w:delText xml:space="preserve">steadily</w:delText>
        </w:r>
      </w:del>
      <w:ins w:id="91214" w:author="Grammar Check" w:date="2026-10-02T00:00:00Z">
        <w:r>
          <w:rPr>
            <w:rFonts w:ascii="Times New Roman" w:hAnsi="Times New Roman" w:cs="Times New Roman"/>
            <w:sz w:val="24"/>
            <w:szCs w:val="24"/>
          </w:rPr>
          <w:t xml:space="preserve">generally</w:t>
        </w:r>
      </w:ins>
      <w:r>
        <w:rPr>
          <w:rFonts w:ascii="Times New Roman" w:hAnsi="Times New Roman" w:cs="Times New Roman"/>
          <w:sz w:val="24"/>
          <w:szCs w:val="24"/>
        </w:rPr>
        <w:t xml:space="preserve"> increased </w:t>
      </w:r>
      <w:del w:id="91211" w:author="Grammar Check" w:date="2026-10-02T00:00:00Z">
        <w:r>
          <w:rPr>
            <w:rFonts w:ascii="Times New Roman" w:hAnsi="Times New Roman" w:cs="Times New Roman"/>
            <w:sz w:val="24"/>
            <w:szCs w:val="24"/>
          </w:rPr>
          <w:delText xml:space="preserve">as</w:delText>
        </w:r>
      </w:del>
      <w:ins w:id="91212"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the number of epochs</w:t>
      </w:r>
      <w:del w:id="91210" w:author="Grammar Check" w:date="2026-10-02T00:00:00Z">
        <w:r>
          <w:rPr>
            <w:rFonts w:ascii="Times New Roman" w:hAnsi="Times New Roman" w:cs="Times New Roman"/>
            <w:sz w:val="24"/>
            <w:szCs w:val="24"/>
          </w:rPr>
          <w:delText xml:space="preserve"> increased</w:delText>
        </w:r>
      </w:del>
      <w:r>
        <w:rPr>
          <w:rFonts w:ascii="Times New Roman" w:hAnsi="Times New Roman" w:cs="Times New Roman"/>
          <w:sz w:val="24"/>
          <w:szCs w:val="24"/>
        </w:rPr>
        <w:t xml:space="preserve">, with </w:t>
      </w:r>
      <w:del w:id="91209"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accuracy </w:t>
      </w:r>
      <w:del w:id="91207" w:author="Grammar Check" w:date="2026-10-02T00:00:00Z">
        <w:r>
          <w:rPr>
            <w:rFonts w:ascii="Times New Roman" w:hAnsi="Times New Roman" w:cs="Times New Roman"/>
            <w:sz w:val="24"/>
            <w:szCs w:val="24"/>
          </w:rPr>
          <w:delText xml:space="preserve">close to</w:delText>
        </w:r>
      </w:del>
      <w:ins w:id="91208" w:author="Grammar Check" w:date="2026-10-02T00:00:00Z">
        <w:r>
          <w:rPr>
            <w:rFonts w:ascii="Times New Roman" w:hAnsi="Times New Roman" w:cs="Times New Roman"/>
            <w:sz w:val="24"/>
            <w:szCs w:val="24"/>
          </w:rPr>
          <w:t xml:space="preserve">reaching</w:t>
        </w:r>
      </w:ins>
      <w:r>
        <w:rPr>
          <w:rFonts w:ascii="Times New Roman" w:hAnsi="Times New Roman" w:cs="Times New Roman"/>
          <w:sz w:val="24"/>
          <w:szCs w:val="24"/>
        </w:rPr>
        <w:t xml:space="preserve"> 0.8940 and </w:t>
      </w:r>
      <w:del w:id="91206"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recall </w:t>
      </w:r>
      <w:del w:id="91204" w:author="Grammar Check" w:date="2026-10-02T00:00:00Z">
        <w:r>
          <w:rPr>
            <w:rFonts w:ascii="Times New Roman" w:hAnsi="Times New Roman" w:cs="Times New Roman"/>
            <w:sz w:val="24"/>
            <w:szCs w:val="24"/>
          </w:rPr>
          <w:delText xml:space="preserve">exceeding</w:delText>
        </w:r>
      </w:del>
      <w:ins w:id="91205" w:author="Grammar Check" w:date="2026-10-02T00:00:00Z">
        <w:r>
          <w:rPr>
            <w:rFonts w:ascii="Times New Roman" w:hAnsi="Times New Roman" w:cs="Times New Roman"/>
            <w:sz w:val="24"/>
            <w:szCs w:val="24"/>
          </w:rPr>
          <w:t xml:space="preserve">reaching</w:t>
        </w:r>
      </w:ins>
      <w:r>
        <w:rPr>
          <w:rFonts w:ascii="Times New Roman" w:hAnsi="Times New Roman" w:cs="Times New Roman"/>
          <w:sz w:val="24"/>
          <w:szCs w:val="24"/>
        </w:rPr>
        <w:t xml:space="preserve"> 0.9151. The macro-AUC and macro-AP values, along with the gradual improvement in loss, indicate </w:t>
      </w:r>
      <w:del w:id="91223" w:author="Grammar Check" w:date="2026-10-02T00:00:00Z">
        <w:r>
          <w:rPr>
            <w:rFonts w:ascii="Times New Roman" w:hAnsi="Times New Roman" w:cs="Times New Roman"/>
            <w:sz w:val="24"/>
            <w:szCs w:val="24"/>
          </w:rPr>
          <w:delText xml:space="preserve">extremely</w:delText>
        </w:r>
      </w:del>
      <w:ins w:id="91224" w:author="Grammar Check" w:date="2026-10-02T00:00:00Z">
        <w:r>
          <w:rPr>
            <w:rFonts w:ascii="Times New Roman" w:hAnsi="Times New Roman" w:cs="Times New Roman"/>
            <w:sz w:val="24"/>
            <w:szCs w:val="24"/>
          </w:rPr>
          <w:t xml:space="preserve">highly</w:t>
        </w:r>
      </w:ins>
      <w:r>
        <w:rPr>
          <w:rFonts w:ascii="Times New Roman" w:hAnsi="Times New Roman" w:cs="Times New Roman"/>
          <w:sz w:val="24"/>
          <w:szCs w:val="24"/>
        </w:rPr>
        <w:t xml:space="preserve"> stable learning and the best </w:t>
      </w:r>
      <w:ins w:id="91222" w:author="Grammar Check" w:date="2026-10-02T00:00:00Z">
        <w:r>
          <w:rPr>
            <w:rFonts w:ascii="Times New Roman" w:hAnsi="Times New Roman" w:cs="Times New Roman"/>
            <w:sz w:val="24"/>
            <w:szCs w:val="24"/>
          </w:rPr>
          <w:t xml:space="preserve">overall </w:t>
        </w:r>
      </w:ins>
      <w:r>
        <w:rPr>
          <w:rFonts w:ascii="Times New Roman" w:hAnsi="Times New Roman" w:cs="Times New Roman"/>
          <w:sz w:val="24"/>
          <w:szCs w:val="24"/>
        </w:rPr>
        <w:t xml:space="preserve">classification ability, </w:t>
      </w:r>
      <w:del w:id="91220" w:author="Grammar Check" w:date="2026-10-02T00:00:00Z">
        <w:r>
          <w:rPr>
            <w:rFonts w:ascii="Times New Roman" w:hAnsi="Times New Roman" w:cs="Times New Roman"/>
            <w:sz w:val="24"/>
            <w:szCs w:val="24"/>
          </w:rPr>
          <w:delText xml:space="preserve">positioning</w:delText>
        </w:r>
      </w:del>
      <w:ins w:id="91221" w:author="Grammar Check" w:date="2026-10-02T00:00:00Z">
        <w:r>
          <w:rPr>
            <w:rFonts w:ascii="Times New Roman" w:hAnsi="Times New Roman" w:cs="Times New Roman"/>
            <w:sz w:val="24"/>
            <w:szCs w:val="24"/>
          </w:rPr>
          <w:t xml:space="preserve">placing</w:t>
        </w:r>
      </w:ins>
      <w:r>
        <w:rPr>
          <w:rFonts w:ascii="Times New Roman" w:hAnsi="Times New Roman" w:cs="Times New Roman"/>
          <w:sz w:val="24"/>
          <w:szCs w:val="24"/>
        </w:rPr>
        <w:t xml:space="preserve"> this model at the top </w:t>
      </w:r>
      <w:del w:id="91218" w:author="Grammar Check" w:date="2026-10-02T00:00:00Z">
        <w:r>
          <w:rPr>
            <w:rFonts w:ascii="Times New Roman" w:hAnsi="Times New Roman" w:cs="Times New Roman"/>
            <w:sz w:val="24"/>
            <w:szCs w:val="24"/>
          </w:rPr>
          <w:delText xml:space="preserve">among</w:delText>
        </w:r>
      </w:del>
      <w:ins w:id="91219" w:author="Grammar Check" w:date="2026-10-02T00:00:00Z">
        <w:r>
          <w:rPr>
            <w:rFonts w:ascii="Times New Roman" w:hAnsi="Times New Roman" w:cs="Times New Roman"/>
            <w:sz w:val="24"/>
            <w:szCs w:val="24"/>
          </w:rPr>
          <w:t xml:space="preserve">of</w:t>
        </w:r>
      </w:ins>
      <w:r>
        <w:rPr>
          <w:rFonts w:ascii="Times New Roman" w:hAnsi="Times New Roman" w:cs="Times New Roman"/>
          <w:sz w:val="24"/>
          <w:szCs w:val="24"/>
        </w:rPr>
        <w:t xml:space="preserve"> all those evaluated.</w:t>
      </w:r>
    </w:p>
    <w:p w:rsidR="00A158C5" w:rsidRPr="00E66A31" w:rsidRDefault="00A158C5" w:rsidP="00127EB8">
      <w:pPr>
        <w:jc w:val="center"/>
        <w:rPr>
          <w:sz w:val="24"/>
          <w:szCs w:val="24"/>
        </w:rPr>
      </w:pPr>
      <w:r>
        <w:rPr>
          <w:noProof/>
          <w:sz w:val="24"/>
          <w:szCs w:val="24"/>
        </w:rPr>
        <w:drawing>
          <wp:inline distT="0" distB="0" distL="0" distR="0" wp14:anchorId="7F686DF5" wp14:editId="1E03C53D">
            <wp:extent cx="3957851" cy="2655490"/>
            <wp:effectExtent l="0" t="0" r="5080" b="0"/>
            <wp:docPr id="30" name="Picture 30" descr="C:\Users\mahesh.singh\AppData\Local\Microsoft\Windows\INetCache\Content.MSO\95DD39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mahesh.singh\AppData\Local\Microsoft\Windows\INetCache\Content.MSO\95DD39A0.tmp"/>
                    <pic:cNvPicPr>
                      <a:picLocks noChangeAspect="1" noChangeArrowheads="1"/>
                    </pic:cNvPicPr>
                  </pic:nvPicPr>
                  <pic:blipFill rotWithShape="1">
                    <a:blip r:embed="rId66">
                      <a:extLst>
                        <a:ext uri="{28A0092B-C50C-407E-A947-70E740481C1C}">
                          <a14:useLocalDpi xmlns:a14="http://schemas.microsoft.com/office/drawing/2010/main" val="0"/>
                        </a:ext>
                      </a:extLst>
                    </a:blip>
                    <a:srcRect t="6068"/>
                    <a:stretch/>
                  </pic:blipFill>
                  <pic:spPr bwMode="auto">
                    <a:xfrm>
                      <a:off x="0" y="0"/>
                      <a:ext cx="4100795" cy="2751397"/>
                    </a:xfrm>
                    <a:prstGeom prst="rect">
                      <a:avLst/>
                    </a:prstGeom>
                    <a:noFill/>
                    <a:ln>
                      <a:noFill/>
                    </a:ln>
                    <a:extLst>
                      <a:ext uri="{53640926-AAD7-44D8-BBD7-CCE9431645EC}">
                        <a14:shadowObscured xmlns:a14="http://schemas.microsoft.com/office/drawing/2010/main"/>
                      </a:ext>
                    </a:extLst>
                  </pic:spPr>
                </pic:pic>
              </a:graphicData>
            </a:graphic>
          </wp:inline>
        </w:drawing>
      </w:r>
    </w:p>
    <w:p w:rsidR="00561425" w:rsidRPr="00E66A31" w:rsidRDefault="008E21CF" w:rsidP="00561425">
      <w:pPr>
        <w:spacing w:after="0"/>
        <w:jc w:val="center"/>
        <w:rPr>
          <w:rFonts w:ascii="Times New Roman" w:hAnsi="Times New Roman" w:cs="Times New Roman"/>
          <w:bCs/>
          <w:sz w:val="24"/>
          <w:szCs w:val="24"/>
        </w:rPr>
      </w:pPr>
      <w:r>
        <w:rPr>
          <w:rFonts w:ascii="Times New Roman" w:hAnsi="Times New Roman" w:cs="Times New Roman"/>
          <w:b/>
          <w:sz w:val="24"/>
          <w:szCs w:val="24"/>
        </w:rPr>
        <w:t xml:space="preserve">Figure 31. </w:t>
      </w:r>
      <w:r>
        <w:rPr>
          <w:rFonts w:ascii="Times New Roman" w:hAnsi="Times New Roman" w:cs="Times New Roman"/>
          <w:bCs/>
          <w:sz w:val="24"/>
          <w:szCs w:val="24"/>
        </w:rPr>
        <w:t xml:space="preserve">Training and validation accuracy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r>
        <w:rPr>
          <w:rFonts w:ascii="Times New Roman" w:hAnsi="Times New Roman" w:cs="Times New Roman"/>
          <w:bCs/>
          <w:sz w:val="24"/>
          <w:szCs w:val="24"/>
        </w:rPr>
        <w:t xml:space="preserve"> </w:t>
      </w:r>
    </w:p>
    <w:p w:rsidR="00E01933" w:rsidRDefault="00E01933" w:rsidP="00E01933">
      <w:pPr>
        <w:jc w:val="both"/>
        <w:rPr>
          <w:rFonts w:ascii="Times New Roman" w:hAnsi="Times New Roman" w:cs="Times New Roman"/>
          <w:sz w:val="24"/>
          <w:szCs w:val="24"/>
        </w:rPr>
      </w:pPr>
    </w:p>
    <w:p w:rsidR="00E01933" w:rsidRPr="00E01933" w:rsidRDefault="00E01933" w:rsidP="00E01933">
      <w:pPr>
        <w:jc w:val="both"/>
        <w:rPr>
          <w:rFonts w:ascii="Times New Roman" w:hAnsi="Times New Roman" w:cs="Times New Roman"/>
          <w:sz w:val="24"/>
          <w:szCs w:val="24"/>
        </w:rPr>
      </w:pPr>
      <w:r>
        <w:rPr>
          <w:rFonts w:ascii="Times New Roman" w:hAnsi="Times New Roman" w:cs="Times New Roman"/>
          <w:sz w:val="24"/>
          <w:szCs w:val="24"/>
        </w:rPr>
        <w:t xml:space="preserve">The training and validation accuracy curves of the CNN-BiLSTM model presented in Figure 31 increase steadily and closely follow each other, </w:t>
      </w:r>
      <w:del w:id="91232" w:author="Grammar Check" w:date="2026-10-02T00:00:00Z">
        <w:r>
          <w:rPr>
            <w:rFonts w:ascii="Times New Roman" w:hAnsi="Times New Roman" w:cs="Times New Roman"/>
            <w:sz w:val="24"/>
            <w:szCs w:val="24"/>
          </w:rPr>
          <w:delText xml:space="preserve">which</w:delText>
        </w:r>
      </w:del>
      <w:ins w:id="91233" w:author="Grammar Check" w:date="2026-10-02T00:00:00Z">
        <w:r>
          <w:rPr>
            <w:rFonts w:ascii="Times New Roman" w:hAnsi="Times New Roman" w:cs="Times New Roman"/>
            <w:sz w:val="24"/>
            <w:szCs w:val="24"/>
          </w:rPr>
          <w:t xml:space="preserve">indicating</w:t>
        </w:r>
      </w:ins>
      <w:r>
        <w:rPr>
          <w:rFonts w:ascii="Times New Roman" w:hAnsi="Times New Roman" w:cs="Times New Roman"/>
          <w:sz w:val="24"/>
          <w:szCs w:val="24"/>
        </w:rPr>
        <w:t xml:space="preserve"> </w:t>
      </w:r>
      <w:del w:id="91230" w:author="Grammar Check" w:date="2026-10-02T00:00:00Z">
        <w:r>
          <w:rPr>
            <w:rFonts w:ascii="Times New Roman" w:hAnsi="Times New Roman" w:cs="Times New Roman"/>
            <w:sz w:val="24"/>
            <w:szCs w:val="24"/>
          </w:rPr>
          <w:delText xml:space="preserve">proves that the</w:delText>
        </w:r>
      </w:del>
      <w:ins w:id="91231" w:author="Grammar Check" w:date="2026-10-02T00:00:00Z">
        <w:r>
          <w:rPr>
            <w:rFonts w:ascii="Times New Roman" w:hAnsi="Times New Roman" w:cs="Times New Roman"/>
            <w:sz w:val="24"/>
            <w:szCs w:val="24"/>
          </w:rPr>
          <w:t xml:space="preserve">strong</w:t>
        </w:r>
      </w:ins>
      <w:r>
        <w:rPr>
          <w:rFonts w:ascii="Times New Roman" w:hAnsi="Times New Roman" w:cs="Times New Roman"/>
          <w:sz w:val="24"/>
          <w:szCs w:val="24"/>
        </w:rPr>
        <w:t xml:space="preserve"> learning </w:t>
      </w:r>
      <w:del w:id="91229" w:author="Grammar Check" w:date="2026-10-02T00:00:00Z">
        <w:r>
          <w:rPr>
            <w:rFonts w:ascii="Times New Roman" w:hAnsi="Times New Roman" w:cs="Times New Roman"/>
            <w:sz w:val="24"/>
            <w:szCs w:val="24"/>
          </w:rPr>
          <w:delText xml:space="preserve">is strong </w:delText>
        </w:r>
      </w:del>
      <w:r>
        <w:rPr>
          <w:rFonts w:ascii="Times New Roman" w:hAnsi="Times New Roman" w:cs="Times New Roman"/>
          <w:sz w:val="24"/>
          <w:szCs w:val="24"/>
        </w:rPr>
        <w:t xml:space="preserve">and </w:t>
      </w:r>
      <w:del w:id="91227" w:author="Grammar Check" w:date="2026-10-02T00:00:00Z">
        <w:r>
          <w:rPr>
            <w:rFonts w:ascii="Times New Roman" w:hAnsi="Times New Roman" w:cs="Times New Roman"/>
            <w:sz w:val="24"/>
            <w:szCs w:val="24"/>
          </w:rPr>
          <w:delText xml:space="preserve">well</w:delText>
        </w:r>
      </w:del>
      <w:ins w:id="91228" w:author="Grammar Check" w:date="2026-10-02T00:00:00Z">
        <w:r>
          <w:rPr>
            <w:rFonts w:ascii="Times New Roman" w:hAnsi="Times New Roman" w:cs="Times New Roman"/>
            <w:sz w:val="24"/>
            <w:szCs w:val="24"/>
          </w:rPr>
          <w:t xml:space="preserve">good</w:t>
        </w:r>
      </w:ins>
      <w:r>
        <w:rPr>
          <w:rFonts w:ascii="Times New Roman" w:hAnsi="Times New Roman" w:cs="Times New Roman"/>
          <w:sz w:val="24"/>
          <w:szCs w:val="24"/>
        </w:rPr>
        <w:t xml:space="preserve"> </w:t>
      </w:r>
      <w:del w:id="91225" w:author="Grammar Check" w:date="2026-10-02T00:00:00Z">
        <w:r>
          <w:rPr>
            <w:rFonts w:ascii="Times New Roman" w:hAnsi="Times New Roman" w:cs="Times New Roman"/>
            <w:sz w:val="24"/>
            <w:szCs w:val="24"/>
          </w:rPr>
          <w:delText xml:space="preserve">generalized</w:delText>
        </w:r>
      </w:del>
      <w:ins w:id="91226" w:author="Grammar Check" w:date="2026-10-02T00:00:00Z">
        <w:r>
          <w:rPr>
            <w:rFonts w:ascii="Times New Roman" w:hAnsi="Times New Roman" w:cs="Times New Roman"/>
            <w:sz w:val="24"/>
            <w:szCs w:val="24"/>
          </w:rPr>
          <w:t xml:space="preserve">generalization</w:t>
        </w:r>
      </w:ins>
      <w:r>
        <w:rPr>
          <w:rFonts w:ascii="Times New Roman" w:hAnsi="Times New Roman" w:cs="Times New Roman"/>
          <w:sz w:val="24"/>
          <w:szCs w:val="24"/>
        </w:rPr>
        <w:t xml:space="preserve">. The two curves converge at 0.89, highlighting the model's efficiency in extracting features and processing them sequentially, which contributes to its superiority over all the tested architectures.</w:t>
      </w:r>
    </w:p>
    <w:p w:rsidR="00A158C5" w:rsidRPr="00E66A31" w:rsidRDefault="00A158C5" w:rsidP="00127EB8">
      <w:pPr>
        <w:jc w:val="center"/>
        <w:rPr>
          <w:sz w:val="24"/>
          <w:szCs w:val="24"/>
        </w:rPr>
      </w:pPr>
      <w:r>
        <w:rPr>
          <w:noProof/>
          <w:sz w:val="24"/>
          <w:szCs w:val="24"/>
        </w:rPr>
        <w:drawing>
          <wp:inline distT="0" distB="0" distL="0" distR="0" wp14:anchorId="52D306D8" wp14:editId="07681EE3">
            <wp:extent cx="3886200" cy="2599406"/>
            <wp:effectExtent l="0" t="0" r="0" b="0"/>
            <wp:docPr id="29" name="Picture 29" descr="C:\Users\mahesh.singh\AppData\Local\Microsoft\Windows\INetCache\Content.MSO\6AD9F0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mahesh.singh\AppData\Local\Microsoft\Windows\INetCache\Content.MSO\6AD9F0AE.tmp"/>
                    <pic:cNvPicPr>
                      <a:picLocks noChangeAspect="1" noChangeArrowheads="1"/>
                    </pic:cNvPicPr>
                  </pic:nvPicPr>
                  <pic:blipFill rotWithShape="1">
                    <a:blip r:embed="rId67">
                      <a:extLst>
                        <a:ext uri="{28A0092B-C50C-407E-A947-70E740481C1C}">
                          <a14:useLocalDpi xmlns:a14="http://schemas.microsoft.com/office/drawing/2010/main" val="0"/>
                        </a:ext>
                      </a:extLst>
                    </a:blip>
                    <a:srcRect t="6357"/>
                    <a:stretch/>
                  </pic:blipFill>
                  <pic:spPr bwMode="auto">
                    <a:xfrm>
                      <a:off x="0" y="0"/>
                      <a:ext cx="4013975" cy="2684873"/>
                    </a:xfrm>
                    <a:prstGeom prst="rect">
                      <a:avLst/>
                    </a:prstGeom>
                    <a:noFill/>
                    <a:ln>
                      <a:noFill/>
                    </a:ln>
                    <a:extLst>
                      <a:ext uri="{53640926-AAD7-44D8-BBD7-CCE9431645EC}">
                        <a14:shadowObscured xmlns:a14="http://schemas.microsoft.com/office/drawing/2010/main"/>
                      </a:ext>
                    </a:extLst>
                  </pic:spPr>
                </pic:pic>
              </a:graphicData>
            </a:graphic>
          </wp:inline>
        </w:drawing>
      </w:r>
    </w:p>
    <w:p w:rsidR="007406A6" w:rsidRPr="00E66A31" w:rsidRDefault="007406A6" w:rsidP="007406A6">
      <w:pPr>
        <w:spacing w:after="0"/>
        <w:jc w:val="center"/>
        <w:rPr>
          <w:rFonts w:ascii="Times New Roman" w:hAnsi="Times New Roman" w:cs="Times New Roman"/>
          <w:sz w:val="24"/>
          <w:szCs w:val="24"/>
        </w:rPr>
      </w:pPr>
      <w:r>
        <w:rPr>
          <w:rFonts w:ascii="Times New Roman" w:hAnsi="Times New Roman" w:cs="Times New Roman"/>
          <w:b/>
          <w:sz w:val="24"/>
          <w:szCs w:val="24"/>
        </w:rPr>
        <w:t>Figure 32.</w:t>
      </w:r>
      <w:r>
        <w:rPr>
          <w:rFonts w:ascii="Times New Roman" w:hAnsi="Times New Roman" w:cs="Times New Roman"/>
          <w:sz w:val="24"/>
          <w:szCs w:val="24"/>
        </w:rPr>
        <w:t xml:space="preserve"> Training and validation loss curves 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7A6A3D" w:rsidRPr="007A6A3D" w:rsidRDefault="007A6A3D" w:rsidP="007A6A3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loss curves of the CNN-BiLSTM model shown in Figure 32 decrease steadily and are well aligned with each other, indicating smooth convergence and good generalization. The </w:t>
      </w:r>
      <w:del w:id="91242" w:author="Grammar Check" w:date="2026-10-02T00:00:00Z">
        <w:r>
          <w:rPr>
            <w:rFonts w:ascii="Times New Roman" w:hAnsi="Times New Roman" w:cs="Times New Roman"/>
            <w:sz w:val="24"/>
            <w:szCs w:val="24"/>
          </w:rPr>
          <w:delText xml:space="preserve">fact</w:delText>
        </w:r>
      </w:del>
      <w:ins w:id="91243" w:author="Grammar Check" w:date="2026-10-02T00:00:00Z">
        <w:r>
          <w:rPr>
            <w:rFonts w:ascii="Times New Roman" w:hAnsi="Times New Roman" w:cs="Times New Roman"/>
            <w:sz w:val="24"/>
            <w:szCs w:val="24"/>
          </w:rPr>
          <w:t xml:space="preserve">consistently</w:t>
        </w:r>
      </w:ins>
      <w:r>
        <w:rPr>
          <w:rFonts w:ascii="Times New Roman" w:hAnsi="Times New Roman" w:cs="Times New Roman"/>
          <w:sz w:val="24"/>
          <w:szCs w:val="24"/>
        </w:rPr>
        <w:t xml:space="preserve"> </w:t>
      </w:r>
      <w:del w:id="91240" w:author="Grammar Check" w:date="2026-10-02T00:00:00Z">
        <w:r>
          <w:rPr>
            <w:rFonts w:ascii="Times New Roman" w:hAnsi="Times New Roman" w:cs="Times New Roman"/>
            <w:sz w:val="24"/>
            <w:szCs w:val="24"/>
          </w:rPr>
          <w:delText xml:space="preserve">that</w:delText>
        </w:r>
      </w:del>
      <w:ins w:id="91241" w:author="Grammar Check" w:date="2026-10-02T00:00:00Z">
        <w:r>
          <w:rPr>
            <w:rFonts w:ascii="Times New Roman" w:hAnsi="Times New Roman" w:cs="Times New Roman"/>
            <w:sz w:val="24"/>
            <w:szCs w:val="24"/>
          </w:rPr>
          <w:t xml:space="preserve">low loss values in</w:t>
        </w:r>
      </w:ins>
      <w:r>
        <w:rPr>
          <w:rFonts w:ascii="Times New Roman" w:hAnsi="Times New Roman" w:cs="Times New Roman"/>
          <w:sz w:val="24"/>
          <w:szCs w:val="24"/>
        </w:rPr>
        <w:t xml:space="preserve"> the </w:t>
      </w:r>
      <w:del w:id="91238" w:author="Grammar Check" w:date="2026-10-02T00:00:00Z">
        <w:r>
          <w:rPr>
            <w:rFonts w:ascii="Times New Roman" w:hAnsi="Times New Roman" w:cs="Times New Roman"/>
            <w:sz w:val="24"/>
            <w:szCs w:val="24"/>
          </w:rPr>
          <w:delText xml:space="preserve">values of losses were low at all times towards the latter</w:delText>
        </w:r>
      </w:del>
      <w:ins w:id="91239" w:author="Grammar Check" w:date="2026-10-02T00:00:00Z">
        <w:r>
          <w:rPr>
            <w:rFonts w:ascii="Times New Roman" w:hAnsi="Times New Roman" w:cs="Times New Roman"/>
            <w:sz w:val="24"/>
            <w:szCs w:val="24"/>
          </w:rPr>
          <w:t xml:space="preserve">later</w:t>
        </w:r>
      </w:ins>
      <w:r>
        <w:rPr>
          <w:rFonts w:ascii="Times New Roman" w:hAnsi="Times New Roman" w:cs="Times New Roman"/>
          <w:sz w:val="24"/>
          <w:szCs w:val="24"/>
        </w:rPr>
        <w:t xml:space="preserve"> epochs </w:t>
      </w:r>
      <w:del w:id="91236" w:author="Grammar Check" w:date="2026-10-02T00:00:00Z">
        <w:r>
          <w:rPr>
            <w:rFonts w:ascii="Times New Roman" w:hAnsi="Times New Roman" w:cs="Times New Roman"/>
            <w:sz w:val="24"/>
            <w:szCs w:val="24"/>
          </w:rPr>
          <w:delText xml:space="preserve">is indicative of the</w:delText>
        </w:r>
      </w:del>
      <w:ins w:id="91237" w:author="Grammar Check" w:date="2026-10-02T00:00:00Z">
        <w:r>
          <w:rPr>
            <w:rFonts w:ascii="Times New Roman" w:hAnsi="Times New Roman" w:cs="Times New Roman"/>
            <w:sz w:val="24"/>
            <w:szCs w:val="24"/>
          </w:rPr>
          <w:t xml:space="preserve">indicate</w:t>
        </w:r>
      </w:ins>
      <w:r>
        <w:rPr>
          <w:rFonts w:ascii="Times New Roman" w:hAnsi="Times New Roman" w:cs="Times New Roman"/>
          <w:sz w:val="24"/>
          <w:szCs w:val="24"/>
        </w:rPr>
        <w:t xml:space="preserve"> effective learning dynamics </w:t>
      </w:r>
      <w:ins w:id="91235" w:author="Grammar Check" w:date="2026-10-02T00:00:00Z">
        <w:r>
          <w:rPr>
            <w:rFonts w:ascii="Times New Roman" w:hAnsi="Times New Roman" w:cs="Times New Roman"/>
            <w:sz w:val="24"/>
            <w:szCs w:val="24"/>
          </w:rPr>
          <w:t xml:space="preserve">and contribute to the better overall performance </w:t>
        </w:r>
      </w:ins>
      <w:r>
        <w:rPr>
          <w:rFonts w:ascii="Times New Roman" w:hAnsi="Times New Roman" w:cs="Times New Roman"/>
          <w:sz w:val="24"/>
          <w:szCs w:val="24"/>
        </w:rPr>
        <w:t xml:space="preserve">of the model</w:t>
      </w:r>
      <w:del w:id="91234" w:author="Grammar Check" w:date="2026-10-02T00:00:00Z">
        <w:r>
          <w:rPr>
            <w:rFonts w:ascii="Times New Roman" w:hAnsi="Times New Roman" w:cs="Times New Roman"/>
            <w:sz w:val="24"/>
            <w:szCs w:val="24"/>
          </w:rPr>
          <w:delText xml:space="preserve"> and helps it to perform better overall</w:delText>
        </w:r>
      </w:del>
      <w:r>
        <w:rPr>
          <w:rFonts w:ascii="Times New Roman" w:hAnsi="Times New Roman" w:cs="Times New Roman"/>
          <w:sz w:val="24"/>
          <w:szCs w:val="24"/>
        </w:rPr>
        <w:t xml:space="preser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56"/>
      </w:tblGrid>
      <w:tr w:rsidR="002E6E31" w:rsidRPr="00E66A31" w:rsidTr="00C02B87">
        <w:tc>
          <w:tcPr>
            <w:tcW w:w="4501" w:type="dxa"/>
          </w:tcPr>
          <w:p w:rsidR="00A158C5" w:rsidRPr="00E66A31" w:rsidRDefault="00A158C5" w:rsidP="00DB1E9F">
            <w:pPr>
              <w:spacing w:before="240"/>
              <w:rPr>
                <w:rFonts w:ascii="Times New Roman" w:hAnsi="Times New Roman" w:cs="Times New Roman"/>
                <w:b/>
                <w:sz w:val="24"/>
                <w:szCs w:val="24"/>
              </w:rPr>
            </w:pPr>
            <w:r>
              <w:rPr>
                <w:noProof/>
                <w:sz w:val="24"/>
                <w:szCs w:val="24"/>
              </w:rPr>
              <w:drawing>
                <wp:inline distT="0" distB="0" distL="0" distR="0" wp14:anchorId="7E5E1195" wp14:editId="13A6D9FF">
                  <wp:extent cx="2833687" cy="2428875"/>
                  <wp:effectExtent l="0" t="0" r="5080" b="0"/>
                  <wp:docPr id="25" name="Picture 25" descr="C:\Users\mahesh.singh\AppData\Local\Microsoft\Windows\INetCache\Content.MSO\47AAAF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mahesh.singh\AppData\Local\Microsoft\Windows\INetCache\Content.MSO\47AAAFC6.tmp"/>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75810" cy="2464980"/>
                          </a:xfrm>
                          <a:prstGeom prst="rect">
                            <a:avLst/>
                          </a:prstGeom>
                          <a:noFill/>
                          <a:ln>
                            <a:noFill/>
                          </a:ln>
                        </pic:spPr>
                      </pic:pic>
                    </a:graphicData>
                  </a:graphic>
                </wp:inline>
              </w:drawing>
            </w:r>
          </w:p>
        </w:tc>
        <w:tc>
          <w:tcPr>
            <w:tcW w:w="4525" w:type="dxa"/>
          </w:tcPr>
          <w:p w:rsidR="00A158C5" w:rsidRPr="00E66A31" w:rsidRDefault="00A158C5" w:rsidP="00DB1E9F">
            <w:pPr>
              <w:spacing w:before="240"/>
              <w:rPr>
                <w:rFonts w:ascii="Times New Roman" w:hAnsi="Times New Roman" w:cs="Times New Roman"/>
                <w:b/>
                <w:sz w:val="24"/>
                <w:szCs w:val="24"/>
              </w:rPr>
            </w:pPr>
            <w:r>
              <w:rPr>
                <w:noProof/>
                <w:sz w:val="24"/>
                <w:szCs w:val="24"/>
              </w:rPr>
              <w:drawing>
                <wp:inline distT="0" distB="0" distL="0" distR="0" wp14:anchorId="0EE38ACC" wp14:editId="022222B4">
                  <wp:extent cx="2819400" cy="2416630"/>
                  <wp:effectExtent l="0" t="0" r="0" b="3175"/>
                  <wp:docPr id="24" name="Picture 24" descr="C:\Users\mahesh.singh\AppData\Local\Microsoft\Windows\INetCache\Content.MSO\E44297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mahesh.singh\AppData\Local\Microsoft\Windows\INetCache\Content.MSO\E44297C4.tmp"/>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37558" cy="2432194"/>
                          </a:xfrm>
                          <a:prstGeom prst="rect">
                            <a:avLst/>
                          </a:prstGeom>
                          <a:noFill/>
                          <a:ln>
                            <a:noFill/>
                          </a:ln>
                        </pic:spPr>
                      </pic:pic>
                    </a:graphicData>
                  </a:graphic>
                </wp:inline>
              </w:drawing>
            </w:r>
          </w:p>
        </w:tc>
      </w:tr>
    </w:tbl>
    <w:p w:rsidR="00A158C5" w:rsidRPr="00E66A31" w:rsidRDefault="00C02B87" w:rsidP="00C02B87">
      <w:pPr>
        <w:spacing w:after="0"/>
        <w:jc w:val="center"/>
        <w:rPr>
          <w:sz w:val="24"/>
          <w:szCs w:val="24"/>
        </w:rPr>
      </w:pPr>
      <w:r>
        <w:rPr>
          <w:rFonts w:ascii="Times New Roman" w:hAnsi="Times New Roman" w:cs="Times New Roman"/>
          <w:b/>
          <w:sz w:val="24"/>
          <w:szCs w:val="24"/>
        </w:rPr>
        <w:t xml:space="preserve">Figure 33. </w:t>
      </w:r>
      <w:r>
        <w:rPr>
          <w:rFonts w:ascii="Times New Roman" w:hAnsi="Times New Roman" w:cs="Times New Roman"/>
          <w:bCs/>
          <w:sz w:val="24"/>
          <w:szCs w:val="24"/>
        </w:rPr>
        <w:t xml:space="preserve">ROC and Precision–Recall curves </w:t>
      </w:r>
      <w:r>
        <w:rPr>
          <w:rFonts w:ascii="Times New Roman" w:hAnsi="Times New Roman" w:cs="Times New Roman"/>
          <w:sz w:val="24"/>
          <w:szCs w:val="24"/>
        </w:rPr>
        <w:t xml:space="preserve">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p>
    <w:p w:rsidR="007A6A3D" w:rsidRDefault="007A6A3D" w:rsidP="007A6A3D">
      <w:pPr>
        <w:jc w:val="both"/>
        <w:rPr>
          <w:rFonts w:ascii="Times New Roman" w:hAnsi="Times New Roman" w:cs="Times New Roman"/>
          <w:sz w:val="24"/>
          <w:szCs w:val="24"/>
        </w:rPr>
      </w:pPr>
    </w:p>
    <w:p w:rsidR="007A6A3D" w:rsidRPr="007A6A3D" w:rsidRDefault="007A6A3D" w:rsidP="007A6A3D">
      <w:pPr>
        <w:jc w:val="both"/>
        <w:rPr>
          <w:rFonts w:ascii="Times New Roman" w:hAnsi="Times New Roman" w:cs="Times New Roman"/>
          <w:sz w:val="24"/>
          <w:szCs w:val="24"/>
        </w:rPr>
      </w:pPr>
      <w:del w:id="91251" w:author="Grammar Check" w:date="2026-10-02T00:00:00Z">
        <w:r>
          <w:rPr>
            <w:rFonts w:ascii="Times New Roman" w:hAnsi="Times New Roman" w:cs="Times New Roman"/>
            <w:sz w:val="24"/>
            <w:szCs w:val="24"/>
          </w:rPr>
          <w:delText xml:space="preserve">Figure 33 of the</w:delText>
        </w:r>
      </w:del>
      <w:ins w:id="91252" w:author="Grammar Check" w:date="2026-10-02T00:00:00Z">
        <w:r>
          <w:rPr>
            <w:rFonts w:ascii="Times New Roman" w:hAnsi="Times New Roman" w:cs="Times New Roman"/>
            <w:sz w:val="24"/>
            <w:szCs w:val="24"/>
          </w:rPr>
          <w:t xml:space="preserve">The</w:t>
        </w:r>
      </w:ins>
      <w:r>
        <w:rPr>
          <w:rFonts w:ascii="Times New Roman" w:hAnsi="Times New Roman" w:cs="Times New Roman"/>
          <w:sz w:val="24"/>
          <w:szCs w:val="24"/>
        </w:rPr>
        <w:t xml:space="preserve"> ROC and </w:t>
      </w:r>
      <w:del w:id="91249" w:author="Grammar Check" w:date="2026-10-02T00:00:00Z">
        <w:r>
          <w:rPr>
            <w:rFonts w:ascii="Times New Roman" w:hAnsi="Times New Roman" w:cs="Times New Roman"/>
            <w:sz w:val="24"/>
            <w:szCs w:val="24"/>
          </w:rPr>
          <w:delText xml:space="preserve">Precision-Recall</w:delText>
        </w:r>
      </w:del>
      <w:ins w:id="91250" w:author="Grammar Check" w:date="2026-10-02T00:00:00Z">
        <w:r>
          <w:rPr>
            <w:rFonts w:ascii="Times New Roman" w:hAnsi="Times New Roman" w:cs="Times New Roman"/>
            <w:sz w:val="24"/>
            <w:szCs w:val="24"/>
          </w:rPr>
          <w:t xml:space="preserve">precision–recall</w:t>
        </w:r>
      </w:ins>
      <w:r>
        <w:rPr>
          <w:rFonts w:ascii="Times New Roman" w:hAnsi="Times New Roman" w:cs="Times New Roman"/>
          <w:sz w:val="24"/>
          <w:szCs w:val="24"/>
        </w:rPr>
        <w:t xml:space="preserve"> curves</w:t>
      </w:r>
      <w:ins w:id="91248" w:author="Grammar Check" w:date="2026-10-02T00:00:00Z">
        <w:r>
          <w:rPr>
            <w:rFonts w:ascii="Times New Roman" w:hAnsi="Times New Roman" w:cs="Times New Roman"/>
            <w:sz w:val="24"/>
            <w:szCs w:val="24"/>
          </w:rPr>
          <w:t xml:space="preserve"> in Figure 33</w:t>
        </w:r>
      </w:ins>
      <w:r>
        <w:rPr>
          <w:rFonts w:ascii="Times New Roman" w:hAnsi="Times New Roman" w:cs="Times New Roman"/>
          <w:sz w:val="24"/>
          <w:szCs w:val="24"/>
        </w:rPr>
        <w:t xml:space="preserve"> demonstrate that the CNN-BiLSTM model has good classification capability, </w:t>
      </w:r>
      <w:del w:id="91246" w:author="Grammar Check" w:date="2026-10-02T00:00:00Z">
        <w:r>
          <w:rPr>
            <w:rFonts w:ascii="Times New Roman" w:hAnsi="Times New Roman" w:cs="Times New Roman"/>
            <w:sz w:val="24"/>
            <w:szCs w:val="24"/>
          </w:rPr>
          <w:delText xml:space="preserve">and</w:delText>
        </w:r>
      </w:del>
      <w:ins w:id="91247" w:author="Grammar Check" w:date="2026-10-02T00:00:00Z">
        <w:r>
          <w:rPr>
            <w:rFonts w:ascii="Times New Roman" w:hAnsi="Times New Roman" w:cs="Times New Roman"/>
            <w:sz w:val="24"/>
            <w:szCs w:val="24"/>
          </w:rPr>
          <w:t xml:space="preserve">with</w:t>
        </w:r>
      </w:ins>
      <w:r>
        <w:rPr>
          <w:rFonts w:ascii="Times New Roman" w:hAnsi="Times New Roman" w:cs="Times New Roman"/>
          <w:sz w:val="24"/>
          <w:szCs w:val="24"/>
        </w:rPr>
        <w:t xml:space="preserve"> DoS and Malware </w:t>
      </w:r>
      <w:del w:id="91244" w:author="Grammar Check" w:date="2026-10-02T00:00:00Z">
        <w:r>
          <w:rPr>
            <w:rFonts w:ascii="Times New Roman" w:hAnsi="Times New Roman" w:cs="Times New Roman"/>
            <w:sz w:val="24"/>
            <w:szCs w:val="24"/>
          </w:rPr>
          <w:delText xml:space="preserve">have</w:delText>
        </w:r>
      </w:del>
      <w:ins w:id="91245" w:author="Grammar Check" w:date="2026-10-02T00:00:00Z">
        <w:r>
          <w:rPr>
            <w:rFonts w:ascii="Times New Roman" w:hAnsi="Times New Roman" w:cs="Times New Roman"/>
            <w:sz w:val="24"/>
            <w:szCs w:val="24"/>
          </w:rPr>
          <w:t xml:space="preserve">showing</w:t>
        </w:r>
      </w:ins>
      <w:r>
        <w:rPr>
          <w:rFonts w:ascii="Times New Roman" w:hAnsi="Times New Roman" w:cs="Times New Roman"/>
          <w:sz w:val="24"/>
          <w:szCs w:val="24"/>
        </w:rPr>
        <w:t xml:space="preserve"> almost perfect separability (AUC/AP = 1.000). High discriminative performance is also observed in the benign and unauthorized classes, </w:t>
      </w:r>
      <w:del w:id="91263" w:author="Grammar Check" w:date="2026-10-02T00:00:00Z">
        <w:r>
          <w:rPr>
            <w:rFonts w:ascii="Times New Roman" w:hAnsi="Times New Roman" w:cs="Times New Roman"/>
            <w:sz w:val="24"/>
            <w:szCs w:val="24"/>
          </w:rPr>
          <w:delText xml:space="preserve">where</w:delText>
        </w:r>
      </w:del>
      <w:ins w:id="91264" w:author="Grammar Check" w:date="2026-10-02T00:00:00Z">
        <w:r>
          <w:rPr>
            <w:rFonts w:ascii="Times New Roman" w:hAnsi="Times New Roman" w:cs="Times New Roman"/>
            <w:sz w:val="24"/>
            <w:szCs w:val="24"/>
          </w:rPr>
          <w:t xml:space="preserve">whereas</w:t>
        </w:r>
      </w:ins>
      <w:r>
        <w:rPr>
          <w:rFonts w:ascii="Times New Roman" w:hAnsi="Times New Roman" w:cs="Times New Roman"/>
          <w:sz w:val="24"/>
          <w:szCs w:val="24"/>
        </w:rPr>
        <w:t xml:space="preserve"> moderate precision is observed </w:t>
      </w:r>
      <w:del w:id="91261" w:author="Grammar Check" w:date="2026-10-02T00:00:00Z">
        <w:r>
          <w:rPr>
            <w:rFonts w:ascii="Times New Roman" w:hAnsi="Times New Roman" w:cs="Times New Roman"/>
            <w:sz w:val="24"/>
            <w:szCs w:val="24"/>
          </w:rPr>
          <w:delText xml:space="preserve">in</w:delText>
        </w:r>
      </w:del>
      <w:ins w:id="91262"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the </w:t>
      </w:r>
      <w:del w:id="91259" w:author="Grammar Check" w:date="2026-10-02T00:00:00Z">
        <w:r>
          <w:rPr>
            <w:rFonts w:ascii="Times New Roman" w:hAnsi="Times New Roman" w:cs="Times New Roman"/>
            <w:sz w:val="24"/>
            <w:szCs w:val="24"/>
          </w:rPr>
          <w:delText xml:space="preserve">web</w:delText>
        </w:r>
      </w:del>
      <w:ins w:id="91260"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class. Overall, the hybrid model </w:t>
      </w:r>
      <w:del w:id="91257" w:author="Grammar Check" w:date="2026-10-02T00:00:00Z">
        <w:r>
          <w:rPr>
            <w:rFonts w:ascii="Times New Roman" w:hAnsi="Times New Roman" w:cs="Times New Roman"/>
            <w:sz w:val="24"/>
            <w:szCs w:val="24"/>
          </w:rPr>
          <w:delText xml:space="preserve">presented a</w:delText>
        </w:r>
      </w:del>
      <w:ins w:id="91258" w:author="Grammar Check" w:date="2026-10-02T00:00:00Z">
        <w:r>
          <w:rPr>
            <w:rFonts w:ascii="Times New Roman" w:hAnsi="Times New Roman" w:cs="Times New Roman"/>
            <w:sz w:val="24"/>
            <w:szCs w:val="24"/>
          </w:rPr>
          <w:t xml:space="preserve">demonstrated</w:t>
        </w:r>
      </w:ins>
      <w:r>
        <w:rPr>
          <w:rFonts w:ascii="Times New Roman" w:hAnsi="Times New Roman" w:cs="Times New Roman"/>
          <w:sz w:val="24"/>
          <w:szCs w:val="24"/>
        </w:rPr>
        <w:t xml:space="preserve"> better detection </w:t>
      </w:r>
      <w:del w:id="91255" w:author="Grammar Check" w:date="2026-10-02T00:00:00Z">
        <w:r>
          <w:rPr>
            <w:rFonts w:ascii="Times New Roman" w:hAnsi="Times New Roman" w:cs="Times New Roman"/>
            <w:sz w:val="24"/>
            <w:szCs w:val="24"/>
          </w:rPr>
          <w:delText xml:space="preserve">capacity</w:delText>
        </w:r>
      </w:del>
      <w:ins w:id="91256" w:author="Grammar Check" w:date="2026-10-02T00:00:00Z">
        <w:r>
          <w:rPr>
            <w:rFonts w:ascii="Times New Roman" w:hAnsi="Times New Roman" w:cs="Times New Roman"/>
            <w:sz w:val="24"/>
            <w:szCs w:val="24"/>
          </w:rPr>
          <w:t xml:space="preserve">capability</w:t>
        </w:r>
      </w:ins>
      <w:r>
        <w:rPr>
          <w:rFonts w:ascii="Times New Roman" w:hAnsi="Times New Roman" w:cs="Times New Roman"/>
          <w:sz w:val="24"/>
          <w:szCs w:val="24"/>
        </w:rPr>
        <w:t xml:space="preserve"> </w:t>
      </w:r>
      <w:del w:id="91253" w:author="Grammar Check" w:date="2026-10-02T00:00:00Z">
        <w:r>
          <w:rPr>
            <w:rFonts w:ascii="Times New Roman" w:hAnsi="Times New Roman" w:cs="Times New Roman"/>
            <w:sz w:val="24"/>
            <w:szCs w:val="24"/>
          </w:rPr>
          <w:delText xml:space="preserve">in terms of</w:delText>
        </w:r>
      </w:del>
      <w:ins w:id="91254"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the IoT traffic classes.</w:t>
      </w:r>
    </w:p>
    <w:p w:rsidR="007A6A3D" w:rsidRPr="007A6A3D" w:rsidRDefault="007A6A3D" w:rsidP="007A6A3D">
      <w:pPr>
        <w:jc w:val="both"/>
        <w:rPr>
          <w:rFonts w:ascii="Times New Roman" w:hAnsi="Times New Roman" w:cs="Times New Roman"/>
          <w:sz w:val="24"/>
          <w:szCs w:val="24"/>
        </w:rPr>
      </w:pPr>
      <w:r>
        <w:rPr>
          <w:rFonts w:ascii="Times New Roman" w:hAnsi="Times New Roman" w:cs="Times New Roman"/>
          <w:sz w:val="24"/>
          <w:szCs w:val="24"/>
        </w:rPr>
        <w:t xml:space="preserve">As the confusion matrix in Figure 34 reveals, the CNN-BiLSTM model performed well</w:t>
      </w:r>
      <w:del w:id="91267" w:author="Grammar Check" w:date="2026-10-02T00:00:00Z">
        <w:r>
          <w:rPr>
            <w:rFonts w:ascii="Times New Roman" w:hAnsi="Times New Roman" w:cs="Times New Roman"/>
            <w:sz w:val="24"/>
            <w:szCs w:val="24"/>
          </w:rPr>
          <w:delText xml:space="preserve"> in terms of classification</w:delText>
        </w:r>
      </w:del>
      <w:ins w:id="91268"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 with perfect detection of DoS and very high accuracy </w:t>
      </w:r>
      <w:del w:id="91265" w:author="Grammar Check" w:date="2026-10-02T00:00:00Z">
        <w:r>
          <w:rPr>
            <w:rFonts w:ascii="Times New Roman" w:hAnsi="Times New Roman" w:cs="Times New Roman"/>
            <w:sz w:val="24"/>
            <w:szCs w:val="24"/>
          </w:rPr>
          <w:delText xml:space="preserve">of</w:delText>
        </w:r>
      </w:del>
      <w:ins w:id="91266"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malware.</w:t>
      </w:r>
    </w:p>
    <w:p w:rsidR="00A158C5" w:rsidRPr="00E66A31" w:rsidRDefault="00A158C5" w:rsidP="00142F70">
      <w:pPr>
        <w:jc w:val="center"/>
        <w:rPr>
          <w:sz w:val="24"/>
          <w:szCs w:val="24"/>
        </w:rPr>
      </w:pPr>
      <w:r>
        <w:rPr>
          <w:noProof/>
          <w:sz w:val="24"/>
          <w:szCs w:val="24"/>
        </w:rPr>
        <w:drawing>
          <wp:inline distT="0" distB="0" distL="0" distR="0" wp14:anchorId="0D180F56" wp14:editId="5083235B">
            <wp:extent cx="3295650" cy="2662454"/>
            <wp:effectExtent l="0" t="0" r="0" b="5080"/>
            <wp:docPr id="26" name="Picture 26" descr="C:\Users\mahesh.singh\AppData\Local\Microsoft\Windows\INetCache\Content.MSO\109916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mahesh.singh\AppData\Local\Microsoft\Windows\INetCache\Content.MSO\109916F8.tmp"/>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5749"/>
                    <a:stretch/>
                  </pic:blipFill>
                  <pic:spPr bwMode="auto">
                    <a:xfrm>
                      <a:off x="0" y="0"/>
                      <a:ext cx="3386963" cy="2736223"/>
                    </a:xfrm>
                    <a:prstGeom prst="rect">
                      <a:avLst/>
                    </a:prstGeom>
                    <a:noFill/>
                    <a:ln>
                      <a:noFill/>
                    </a:ln>
                    <a:extLst>
                      <a:ext uri="{53640926-AAD7-44D8-BBD7-CCE9431645EC}">
                        <a14:shadowObscured xmlns:a14="http://schemas.microsoft.com/office/drawing/2010/main"/>
                      </a:ext>
                    </a:extLst>
                  </pic:spPr>
                </pic:pic>
              </a:graphicData>
            </a:graphic>
          </wp:inline>
        </w:drawing>
      </w:r>
    </w:p>
    <w:p w:rsidR="00142F70" w:rsidRPr="00E66A31" w:rsidRDefault="00142F70" w:rsidP="00142F70">
      <w:pPr>
        <w:spacing w:after="0"/>
        <w:jc w:val="center"/>
        <w:rPr>
          <w:rFonts w:ascii="Times New Roman" w:hAnsi="Times New Roman" w:cs="Times New Roman"/>
          <w:sz w:val="24"/>
          <w:szCs w:val="24"/>
        </w:rPr>
      </w:pPr>
      <w:r>
        <w:rPr>
          <w:rFonts w:ascii="Times New Roman" w:hAnsi="Times New Roman" w:cs="Times New Roman"/>
          <w:b/>
          <w:sz w:val="24"/>
          <w:szCs w:val="24"/>
        </w:rPr>
        <w:t>Figure 34.</w:t>
      </w:r>
      <w:r>
        <w:rPr>
          <w:rFonts w:ascii="Times New Roman" w:hAnsi="Times New Roman" w:cs="Times New Roman"/>
          <w:sz w:val="24"/>
          <w:szCs w:val="24"/>
        </w:rPr>
        <w:t xml:space="preserve"> Confusion matrix of the </w:t>
      </w:r>
      <w:r>
        <w:rPr>
          <w:rFonts w:ascii="Times New Roman" w:hAnsi="Times New Roman" w:cs="Times New Roman"/>
          <w:bCs/>
          <w:sz w:val="24"/>
          <w:szCs w:val="24"/>
        </w:rPr>
        <w:t xml:space="preserve">CNN-BiLSTM </w:t>
      </w:r>
      <w:r>
        <w:rPr>
          <w:rFonts w:ascii="Times New Roman" w:eastAsia="Times New Roman" w:hAnsi="Times New Roman" w:cs="Times New Roman"/>
          <w:sz w:val="24"/>
          <w:szCs w:val="24"/>
          <w:lang w:eastAsia="en-IN"/>
        </w:rPr>
        <w:t>model</w:t>
      </w:r>
      <w:r>
        <w:rPr>
          <w:rFonts w:ascii="Times New Roman" w:hAnsi="Times New Roman" w:cs="Times New Roman"/>
          <w:sz w:val="24"/>
          <w:szCs w:val="24"/>
        </w:rPr>
        <w:t xml:space="preserve"> </w:t>
      </w:r>
    </w:p>
    <w:p w:rsidR="007A6A3D" w:rsidRPr="007A6A3D" w:rsidRDefault="007A6A3D" w:rsidP="007A6A3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confusion matrix of the CNN-BiLSTM model presents class-wise classification results that demonstrate high accuracy. Although there is little confusion between benign and unauthorized traffic, </w:t>
      </w:r>
      <w:del w:id="91277" w:author="Grammar Check" w:date="2026-10-02T00:00:00Z">
        <w:r>
          <w:rPr>
            <w:rFonts w:ascii="Times New Roman" w:hAnsi="Times New Roman" w:cs="Times New Roman"/>
            <w:sz w:val="24"/>
            <w:szCs w:val="24"/>
          </w:rPr>
          <w:delText xml:space="preserve">this</w:delText>
        </w:r>
      </w:del>
      <w:ins w:id="91278" w:author="Grammar Check" w:date="2026-10-02T00:00:00Z">
        <w:r>
          <w:rPr>
            <w:rFonts w:ascii="Times New Roman" w:hAnsi="Times New Roman" w:cs="Times New Roman"/>
            <w:sz w:val="24"/>
            <w:szCs w:val="24"/>
          </w:rPr>
          <w:t xml:space="preserve">overall, the</w:t>
        </w:r>
      </w:ins>
      <w:r>
        <w:rPr>
          <w:rFonts w:ascii="Times New Roman" w:hAnsi="Times New Roman" w:cs="Times New Roman"/>
          <w:sz w:val="24"/>
          <w:szCs w:val="24"/>
        </w:rPr>
        <w:t xml:space="preserve"> model</w:t>
      </w:r>
      <w:del w:id="91276" w:author="Grammar Check" w:date="2026-10-02T00:00:00Z">
        <w:r>
          <w:rPr>
            <w:rFonts w:ascii="Times New Roman" w:hAnsi="Times New Roman" w:cs="Times New Roman"/>
            <w:sz w:val="24"/>
            <w:szCs w:val="24"/>
          </w:rPr>
          <w:delText xml:space="preserve">,</w:delText>
        </w:r>
      </w:del>
      <w:r>
        <w:rPr>
          <w:rFonts w:ascii="Times New Roman" w:hAnsi="Times New Roman" w:cs="Times New Roman"/>
          <w:sz w:val="24"/>
          <w:szCs w:val="24"/>
        </w:rPr>
        <w:t xml:space="preserve"> </w:t>
      </w:r>
      <w:del w:id="91274" w:author="Grammar Check" w:date="2026-10-02T00:00:00Z">
        <w:r>
          <w:rPr>
            <w:rFonts w:ascii="Times New Roman" w:hAnsi="Times New Roman" w:cs="Times New Roman"/>
            <w:sz w:val="24"/>
            <w:szCs w:val="24"/>
          </w:rPr>
          <w:delText xml:space="preserve">in general, proves to have</w:delText>
        </w:r>
      </w:del>
      <w:ins w:id="91275" w:author="Grammar Check" w:date="2026-10-02T00:00:00Z">
        <w:r>
          <w:rPr>
            <w:rFonts w:ascii="Times New Roman" w:hAnsi="Times New Roman" w:cs="Times New Roman"/>
            <w:sz w:val="24"/>
            <w:szCs w:val="24"/>
          </w:rPr>
          <w:t xml:space="preserve">demonstrates</w:t>
        </w:r>
      </w:ins>
      <w:r>
        <w:rPr>
          <w:rFonts w:ascii="Times New Roman" w:hAnsi="Times New Roman" w:cs="Times New Roman"/>
          <w:sz w:val="24"/>
          <w:szCs w:val="24"/>
        </w:rPr>
        <w:t xml:space="preserve"> strong discrimination among all classes and </w:t>
      </w:r>
      <w:del w:id="91273" w:author="Grammar Check" w:date="2026-10-02T00:00:00Z">
        <w:r>
          <w:rPr>
            <w:rFonts w:ascii="Times New Roman" w:hAnsi="Times New Roman" w:cs="Times New Roman"/>
            <w:sz w:val="24"/>
            <w:szCs w:val="24"/>
          </w:rPr>
          <w:delText xml:space="preserve">shows </w:delText>
        </w:r>
      </w:del>
      <w:r>
        <w:rPr>
          <w:rFonts w:ascii="Times New Roman" w:hAnsi="Times New Roman" w:cs="Times New Roman"/>
          <w:sz w:val="24"/>
          <w:szCs w:val="24"/>
        </w:rPr>
        <w:t xml:space="preserve">good detection even </w:t>
      </w:r>
      <w:del w:id="91271" w:author="Grammar Check" w:date="2026-10-02T00:00:00Z">
        <w:r>
          <w:rPr>
            <w:rFonts w:ascii="Times New Roman" w:hAnsi="Times New Roman" w:cs="Times New Roman"/>
            <w:sz w:val="24"/>
            <w:szCs w:val="24"/>
          </w:rPr>
          <w:delText xml:space="preserve">with</w:delText>
        </w:r>
      </w:del>
      <w:ins w:id="91272" w:author="Grammar Check" w:date="2026-10-02T00:00:00Z">
        <w:r>
          <w:rPr>
            <w:rFonts w:ascii="Times New Roman" w:hAnsi="Times New Roman" w:cs="Times New Roman"/>
            <w:sz w:val="24"/>
            <w:szCs w:val="24"/>
          </w:rPr>
          <w:t xml:space="preserve">for</w:t>
        </w:r>
      </w:ins>
      <w:r>
        <w:rPr>
          <w:rFonts w:ascii="Times New Roman" w:hAnsi="Times New Roman" w:cs="Times New Roman"/>
          <w:sz w:val="24"/>
          <w:szCs w:val="24"/>
        </w:rPr>
        <w:t xml:space="preserve"> the smaller </w:t>
      </w:r>
      <w:del w:id="91269" w:author="Grammar Check" w:date="2026-10-02T00:00:00Z">
        <w:r>
          <w:rPr>
            <w:rFonts w:ascii="Times New Roman" w:hAnsi="Times New Roman" w:cs="Times New Roman"/>
            <w:sz w:val="24"/>
            <w:szCs w:val="24"/>
          </w:rPr>
          <w:delText xml:space="preserve">web</w:delText>
        </w:r>
      </w:del>
      <w:ins w:id="91270" w:author="Grammar Check" w:date="2026-10-02T00:00:00Z">
        <w:r>
          <w:rPr>
            <w:rFonts w:ascii="Times New Roman" w:hAnsi="Times New Roman" w:cs="Times New Roman"/>
            <w:sz w:val="24"/>
            <w:szCs w:val="24"/>
          </w:rPr>
          <w:t xml:space="preserve">Web</w:t>
        </w:r>
      </w:ins>
      <w:r>
        <w:rPr>
          <w:rFonts w:ascii="Times New Roman" w:hAnsi="Times New Roman" w:cs="Times New Roman"/>
          <w:sz w:val="24"/>
          <w:szCs w:val="24"/>
        </w:rPr>
        <w:t xml:space="preserve"> category.</w:t>
      </w:r>
    </w:p>
    <w:p w:rsidR="00DB6B43" w:rsidRPr="0064653C" w:rsidRDefault="00DB6B43" w:rsidP="00DB6B43">
      <w:pPr>
        <w:spacing w:before="240" w:after="0"/>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4.8 Comparison of </w:t>
      </w:r>
      <w:del w:id="91285" w:author="Grammar Check" w:date="2026-10-02T00:00:00Z">
        <w:r>
          <w:rPr>
            <w:rFonts w:ascii="Times New Roman" w:hAnsi="Times New Roman" w:cs="Times New Roman"/>
            <w:b/>
            <w:color w:val="FF0000"/>
            <w:sz w:val="24"/>
            <w:szCs w:val="24"/>
          </w:rPr>
          <w:delText xml:space="preserve">all</w:delText>
        </w:r>
      </w:del>
      <w:ins w:id="91286" w:author="Grammar Check" w:date="2026-10-02T00:00:00Z">
        <w:r>
          <w:rPr>
            <w:rFonts w:ascii="Times New Roman" w:hAnsi="Times New Roman" w:cs="Times New Roman"/>
            <w:b/>
            <w:color w:val="FF0000"/>
            <w:sz w:val="24"/>
            <w:szCs w:val="24"/>
          </w:rPr>
          <w:t xml:space="preserve">All</w:t>
        </w:r>
      </w:ins>
      <w:r>
        <w:rPr>
          <w:rFonts w:ascii="Times New Roman" w:hAnsi="Times New Roman" w:cs="Times New Roman"/>
          <w:b/>
          <w:color w:val="FF0000"/>
          <w:sz w:val="24"/>
          <w:szCs w:val="24"/>
        </w:rPr>
        <w:t xml:space="preserve"> Evaluation </w:t>
      </w:r>
      <w:del w:id="91283" w:author="Grammar Check" w:date="2026-10-02T00:00:00Z">
        <w:r>
          <w:rPr>
            <w:rFonts w:ascii="Times New Roman" w:hAnsi="Times New Roman" w:cs="Times New Roman"/>
            <w:b/>
            <w:color w:val="FF0000"/>
            <w:sz w:val="24"/>
            <w:szCs w:val="24"/>
          </w:rPr>
          <w:delText xml:space="preserve">Parameter</w:delText>
        </w:r>
      </w:del>
      <w:ins w:id="91284" w:author="Grammar Check" w:date="2026-10-02T00:00:00Z">
        <w:r>
          <w:rPr>
            <w:rFonts w:ascii="Times New Roman" w:hAnsi="Times New Roman" w:cs="Times New Roman"/>
            <w:b/>
            <w:color w:val="FF0000"/>
            <w:sz w:val="24"/>
            <w:szCs w:val="24"/>
          </w:rPr>
          <w:t xml:space="preserve">Parameters</w:t>
        </w:r>
      </w:ins>
      <w:r>
        <w:rPr>
          <w:rFonts w:ascii="Times New Roman" w:hAnsi="Times New Roman" w:cs="Times New Roman"/>
          <w:b/>
          <w:color w:val="FF0000"/>
          <w:sz w:val="24"/>
          <w:szCs w:val="24"/>
        </w:rPr>
        <w:t xml:space="preserve"> </w:t>
      </w:r>
      <w:del w:id="91281" w:author="Grammar Check" w:date="2026-10-02T00:00:00Z">
        <w:r>
          <w:rPr>
            <w:rFonts w:ascii="Times New Roman" w:hAnsi="Times New Roman" w:cs="Times New Roman"/>
            <w:b/>
            <w:color w:val="FF0000"/>
            <w:sz w:val="24"/>
            <w:szCs w:val="24"/>
          </w:rPr>
          <w:delText xml:space="preserve">with</w:delText>
        </w:r>
      </w:del>
      <w:ins w:id="91282" w:author="Grammar Check" w:date="2026-10-02T00:00:00Z">
        <w:r>
          <w:rPr>
            <w:rFonts w:ascii="Times New Roman" w:hAnsi="Times New Roman" w:cs="Times New Roman"/>
            <w:b/>
            <w:color w:val="FF0000"/>
            <w:sz w:val="24"/>
            <w:szCs w:val="24"/>
          </w:rPr>
          <w:t xml:space="preserve">Across</w:t>
        </w:r>
      </w:ins>
      <w:r>
        <w:rPr>
          <w:rFonts w:ascii="Times New Roman" w:hAnsi="Times New Roman" w:cs="Times New Roman"/>
          <w:b/>
          <w:color w:val="FF0000"/>
          <w:sz w:val="24"/>
          <w:szCs w:val="24"/>
        </w:rPr>
        <w:t xml:space="preserve"> </w:t>
      </w:r>
      <w:del w:id="91279" w:author="Grammar Check" w:date="2026-10-02T00:00:00Z">
        <w:r>
          <w:rPr>
            <w:rFonts w:ascii="Times New Roman" w:hAnsi="Times New Roman" w:cs="Times New Roman"/>
            <w:b/>
            <w:color w:val="FF0000"/>
            <w:sz w:val="24"/>
            <w:szCs w:val="24"/>
          </w:rPr>
          <w:delText xml:space="preserve">different Epoch</w:delText>
        </w:r>
      </w:del>
      <w:ins w:id="91280" w:author="Grammar Check" w:date="2026-10-02T00:00:00Z">
        <w:r>
          <w:rPr>
            <w:rFonts w:ascii="Times New Roman" w:hAnsi="Times New Roman" w:cs="Times New Roman"/>
            <w:b/>
            <w:color w:val="FF0000"/>
            <w:sz w:val="24"/>
            <w:szCs w:val="24"/>
          </w:rPr>
          <w:t xml:space="preserve">Epochs</w:t>
        </w:r>
      </w:ins>
      <w:r>
        <w:rPr>
          <w:rFonts w:ascii="Times New Roman" w:hAnsi="Times New Roman" w:cs="Times New Roman"/>
          <w:b/>
          <w:color w:val="FF0000"/>
          <w:sz w:val="24"/>
          <w:szCs w:val="24"/>
        </w:rPr>
        <w:t xml:space="preserve"> </w:t>
      </w:r>
    </w:p>
    <w:p w:rsidR="00103B47" w:rsidRPr="00103B47" w:rsidRDefault="00103B47" w:rsidP="00103B4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This section compares the performance of all models </w:t>
      </w:r>
      <w:del w:id="91287" w:author="Grammar Check" w:date="2026-10-02T00:00:00Z">
        <w:r>
          <w:rPr>
            <w:rFonts w:ascii="Times New Roman" w:hAnsi="Times New Roman" w:cs="Times New Roman"/>
            <w:sz w:val="24"/>
            <w:szCs w:val="24"/>
          </w:rPr>
          <w:delText xml:space="preserve">in various</w:delText>
        </w:r>
      </w:del>
      <w:ins w:id="91288" w:author="Grammar Check" w:date="2026-10-02T00:00:00Z">
        <w:r>
          <w:rPr>
            <w:rFonts w:ascii="Times New Roman" w:hAnsi="Times New Roman" w:cs="Times New Roman"/>
            <w:sz w:val="24"/>
            <w:szCs w:val="24"/>
          </w:rPr>
          <w:t xml:space="preserve">across</w:t>
        </w:r>
      </w:ins>
      <w:r>
        <w:rPr>
          <w:rFonts w:ascii="Times New Roman" w:hAnsi="Times New Roman" w:cs="Times New Roman"/>
          <w:sz w:val="24"/>
          <w:szCs w:val="24"/>
        </w:rPr>
        <w:t xml:space="preserve"> epochs to determine their learning behavior as well as their improvement over time. </w:t>
      </w:r>
      <w:r>
        <w:rPr>
          <w:rFonts w:ascii="Times New Roman" w:hAnsi="Times New Roman" w:cs="Times New Roman"/>
          <w:color w:val="00A651"/>
          <w:sz w:val="24"/>
          <w:szCs w:val="24"/>
        </w:rPr>
        <w:t>The accuracy, precision, recall, F1-score, and loss trends reveal the comparative strengths and stability of all six models.</w:t>
      </w:r>
    </w:p>
    <w:p w:rsidR="00DB6B43" w:rsidRPr="00E66A31" w:rsidRDefault="00DB6B43" w:rsidP="00DB6B43">
      <w:pPr>
        <w:spacing w:before="240" w:after="0"/>
        <w:jc w:val="center"/>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766347D0" wp14:editId="1A06786E">
            <wp:extent cx="5755639" cy="48615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bined_AllGraphs_600dpi.png"/>
                    <pic:cNvPicPr/>
                  </pic:nvPicPr>
                  <pic:blipFill rotWithShape="1">
                    <a:blip r:embed="rId71"/>
                    <a:srcRect r="50170"/>
                    <a:stretch/>
                  </pic:blipFill>
                  <pic:spPr bwMode="auto">
                    <a:xfrm>
                      <a:off x="0" y="0"/>
                      <a:ext cx="5755639" cy="4861560"/>
                    </a:xfrm>
                    <a:prstGeom prst="rect">
                      <a:avLst/>
                    </a:prstGeom>
                    <a:ln>
                      <a:noFill/>
                    </a:ln>
                    <a:extLst>
                      <a:ext uri="{53640926-AAD7-44D8-BBD7-CCE9431645EC}">
                        <a14:shadowObscured xmlns:a14="http://schemas.microsoft.com/office/drawing/2010/main"/>
                      </a:ext>
                    </a:extLst>
                  </pic:spPr>
                </pic:pic>
              </a:graphicData>
            </a:graphic>
          </wp:inline>
        </w:drawing>
      </w:r>
    </w:p>
    <w:p w:rsidR="00BF6C2A" w:rsidRPr="00E66A31" w:rsidRDefault="00BF6C2A" w:rsidP="00BF6C2A">
      <w:pPr>
        <w:tabs>
          <w:tab w:val="left" w:pos="2632"/>
        </w:tabs>
        <w:spacing w:before="240" w:after="0"/>
        <w:jc w:val="center"/>
        <w:rPr>
          <w:rFonts w:ascii="Times New Roman" w:hAnsi="Times New Roman" w:cs="Times New Roman"/>
          <w:sz w:val="24"/>
          <w:szCs w:val="24"/>
        </w:rPr>
      </w:pPr>
      <w:r>
        <w:rPr>
          <w:rFonts w:ascii="Times New Roman" w:hAnsi="Times New Roman" w:cs="Times New Roman"/>
          <w:b/>
          <w:sz w:val="24"/>
          <w:szCs w:val="24"/>
        </w:rPr>
        <w:t xml:space="preserve">Figure 35. </w:t>
      </w:r>
      <w:r>
        <w:rPr>
          <w:rFonts w:ascii="Times New Roman" w:hAnsi="Times New Roman" w:cs="Times New Roman"/>
          <w:bCs/>
          <w:sz w:val="24"/>
          <w:szCs w:val="24"/>
        </w:rPr>
        <w:t>Comparative performance metrics across deep learning models.</w:t>
      </w:r>
      <w:r>
        <w:rPr>
          <w:rFonts w:ascii="Times New Roman" w:hAnsi="Times New Roman" w:cs="Times New Roman"/>
          <w:b/>
          <w:sz w:val="24"/>
          <w:szCs w:val="24"/>
        </w:rPr>
        <w:t xml:space="preserve"> </w:t>
      </w:r>
    </w:p>
    <w:p w:rsidR="00103B47" w:rsidRPr="00103B47" w:rsidRDefault="00103B47" w:rsidP="00103B4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Comparative line plots show the accuracy, precision, macro-AUC, and macro-AP of all evaluated deep learning models across different training epochs. The comparative plots provided in Figure 35 depict the improvement </w:t>
      </w:r>
      <w:del w:id="91290" w:author="Grammar Check" w:date="2026-10-02T00:00:00Z">
        <w:r>
          <w:rPr>
            <w:rFonts w:ascii="Times New Roman" w:hAnsi="Times New Roman" w:cs="Times New Roman"/>
            <w:sz w:val="24"/>
            <w:szCs w:val="24"/>
          </w:rPr>
          <w:delText xml:space="preserve">that</w:delText>
        </w:r>
      </w:del>
      <w:ins w:id="91291" w:author="Grammar Check" w:date="2026-10-02T00:00:00Z">
        <w:r>
          <w:rPr>
            <w:rFonts w:ascii="Times New Roman" w:hAnsi="Times New Roman" w:cs="Times New Roman"/>
            <w:sz w:val="24"/>
            <w:szCs w:val="24"/>
          </w:rPr>
          <w:t xml:space="preserve">of</w:t>
        </w:r>
      </w:ins>
      <w:r>
        <w:rPr>
          <w:rFonts w:ascii="Times New Roman" w:hAnsi="Times New Roman" w:cs="Times New Roman"/>
          <w:sz w:val="24"/>
          <w:szCs w:val="24"/>
        </w:rPr>
        <w:t xml:space="preserve"> all six models </w:t>
      </w:r>
      <w:del w:id="91289" w:author="Grammar Check" w:date="2026-10-02T00:00:00Z">
        <w:r>
          <w:rPr>
            <w:rFonts w:ascii="Times New Roman" w:hAnsi="Times New Roman" w:cs="Times New Roman"/>
            <w:sz w:val="24"/>
            <w:szCs w:val="24"/>
          </w:rPr>
          <w:delText xml:space="preserve">have </w:delText>
        </w:r>
      </w:del>
      <w:r>
        <w:rPr>
          <w:rFonts w:ascii="Times New Roman" w:hAnsi="Times New Roman" w:cs="Times New Roman"/>
          <w:sz w:val="24"/>
          <w:szCs w:val="24"/>
        </w:rPr>
        <w:t xml:space="preserve">over epochs in accuracy, precision, macro-AUC, and macro-AP. </w:t>
      </w:r>
      <w:r>
        <w:rPr>
          <w:rFonts w:ascii="Times New Roman" w:hAnsi="Times New Roman" w:cs="Times New Roman"/>
          <w:color w:val="0070C0"/>
          <w:sz w:val="24"/>
          <w:szCs w:val="24"/>
        </w:rPr>
        <w:t>CNN-BiLSTM reaches the highest final accuracy (0.8940) and macro-AUC (0.9862), followed by CNN-1D (0.8908 and 0.9847), while the two Transformer-based hybrids reach the highest final precision. The FNN and LSTM curves rise more gradually, and LSTM records the lowest final macro-AUC and macro-AP. Overall, the curves show that CNN-BiLSTM delivers the strongest accuracy and AUC, but the margins between models are small and do not consistently favor the hybrid architectures.</w:t>
      </w:r>
    </w:p>
    <w:p w:rsidR="00DB6B43" w:rsidRPr="00E66A31" w:rsidRDefault="00BF6C2A" w:rsidP="00BF6C2A">
      <w:pPr>
        <w:spacing w:before="240" w:after="0"/>
        <w:jc w:val="center"/>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75EAA962" wp14:editId="6D1D38D0">
            <wp:extent cx="5654040" cy="480960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bined_AllGraphs_600dpi.png"/>
                    <pic:cNvPicPr/>
                  </pic:nvPicPr>
                  <pic:blipFill rotWithShape="1">
                    <a:blip r:embed="rId71"/>
                    <a:srcRect l="50521"/>
                    <a:stretch/>
                  </pic:blipFill>
                  <pic:spPr bwMode="auto">
                    <a:xfrm>
                      <a:off x="0" y="0"/>
                      <a:ext cx="5701707" cy="4850153"/>
                    </a:xfrm>
                    <a:prstGeom prst="rect">
                      <a:avLst/>
                    </a:prstGeom>
                    <a:ln>
                      <a:noFill/>
                    </a:ln>
                    <a:extLst>
                      <a:ext uri="{53640926-AAD7-44D8-BBD7-CCE9431645EC}">
                        <a14:shadowObscured xmlns:a14="http://schemas.microsoft.com/office/drawing/2010/main"/>
                      </a:ext>
                    </a:extLst>
                  </pic:spPr>
                </pic:pic>
              </a:graphicData>
            </a:graphic>
          </wp:inline>
        </w:drawing>
      </w:r>
    </w:p>
    <w:p w:rsidR="000B7E56" w:rsidRPr="00E66A31" w:rsidRDefault="000B7E56" w:rsidP="00BF6C2A">
      <w:pPr>
        <w:spacing w:before="240" w:after="0"/>
        <w:jc w:val="center"/>
        <w:rPr>
          <w:rFonts w:ascii="Times New Roman" w:hAnsi="Times New Roman" w:cs="Times New Roman"/>
          <w:sz w:val="24"/>
          <w:szCs w:val="24"/>
        </w:rPr>
      </w:pPr>
      <w:r>
        <w:rPr>
          <w:rFonts w:ascii="Times New Roman" w:hAnsi="Times New Roman" w:cs="Times New Roman"/>
          <w:b/>
          <w:sz w:val="24"/>
          <w:szCs w:val="24"/>
        </w:rPr>
        <w:t>Figure 36.</w:t>
      </w:r>
      <w:r>
        <w:rPr>
          <w:rFonts w:ascii="Times New Roman" w:hAnsi="Times New Roman" w:cs="Times New Roman"/>
          <w:sz w:val="24"/>
          <w:szCs w:val="24"/>
        </w:rPr>
        <w:t xml:space="preserve"> Comparative training efficiency and loss trends. </w:t>
      </w:r>
    </w:p>
    <w:p w:rsidR="009725F6" w:rsidRDefault="009725F6" w:rsidP="009725F6">
      <w:pPr>
        <w:pStyle w:val="NormalWeb"/>
        <w:spacing w:before="0" w:beforeAutospacing="0" w:after="0" w:afterAutospacing="0"/>
        <w:jc w:val="both"/>
      </w:pPr>
    </w:p>
    <w:p w:rsidR="009725F6" w:rsidRPr="009725F6" w:rsidRDefault="009725F6" w:rsidP="009725F6">
      <w:pPr>
        <w:pStyle w:val="NormalWeb"/>
        <w:spacing w:before="0" w:beforeAutospacing="0" w:after="0" w:afterAutospacing="0"/>
        <w:jc w:val="both"/>
      </w:pPr>
      <w:r>
        <w:t xml:space="preserve">Comparative plots illustrate the recall, macro-F1 score, loss, and training time of different deep learning models over training epochs. Figure 36 </w:t>
      </w:r>
      <w:del w:id="91295" w:author="Grammar Check" w:date="2026-10-02T00:00:00Z">
        <w:r>
          <w:delText xml:space="preserve">demonstrates</w:delText>
        </w:r>
      </w:del>
      <w:ins w:id="91296" w:author="Grammar Check" w:date="2026-10-02T00:00:00Z">
        <w:r>
          <w:t xml:space="preserve">shows</w:t>
        </w:r>
      </w:ins>
      <w:r>
        <w:t xml:space="preserve"> the evolution of each model</w:t>
      </w:r>
      <w:del w:id="91294" w:author="Grammar Check" w:date="2026-10-02T00:00:00Z">
        <w:r>
          <w:delText xml:space="preserve">,</w:delText>
        </w:r>
      </w:del>
      <w:r>
        <w:t xml:space="preserve"> </w:t>
      </w:r>
      <w:del w:id="91292" w:author="Grammar Check" w:date="2026-10-02T00:00:00Z">
        <w:r>
          <w:delText xml:space="preserve">along with the</w:delText>
        </w:r>
      </w:del>
      <w:ins w:id="91293" w:author="Grammar Check" w:date="2026-10-02T00:00:00Z">
        <w:r>
          <w:t xml:space="preserve">across</w:t>
        </w:r>
      </w:ins>
      <w:r>
        <w:t xml:space="preserve"> epochs in terms of recall, F1-score, loss, and time. </w:t>
      </w:r>
      <w:r>
        <w:rPr>
          <w:color w:val="0070C0"/>
        </w:rPr>
        <w:t>CNN-BiLSTM attains the highest final recall (0.9151), whereas its macro-F1 (0.7750) is lower than that of CNN-1D (0.7844) and FNN (0.7790), indicating that its gains are concentrated in recall rather than in class-balanced performance.</w:t>
      </w:r>
      <w:r>
        <w:t xml:space="preserve"> The loss curves indicate the effectiveness of CNN-BiLSTM, which achieves the smallest and most consistent loss values, whereas LSTM is more variable. Time analysis </w:t>
      </w:r>
      <w:del w:id="91297" w:author="Grammar Check" w:date="2026-10-02T00:00:00Z">
        <w:r>
          <w:delText xml:space="preserve">has indicated</w:delText>
        </w:r>
      </w:del>
      <w:ins w:id="91298" w:author="Grammar Check" w:date="2026-10-02T00:00:00Z">
        <w:r>
          <w:t xml:space="preserve">indicates</w:t>
        </w:r>
      </w:ins>
      <w:r>
        <w:t xml:space="preserve"> that </w:t>
      </w:r>
      <w:r>
        <w:rPr>
          <w:color w:val="0070C0"/>
        </w:rPr>
        <w:t>BiLSTM-Transformer</w:t>
      </w:r>
      <w:r>
        <w:t xml:space="preserve"> has the longest computation time because of its sequential and attention layers, and FNN is the most time-efficient model. </w:t>
      </w:r>
      <w:r>
        <w:rPr>
          <w:color w:val="0070C0"/>
        </w:rPr>
        <w:t>Overall, the hybrid architectures incur a substantially greater training cost, and only CNN-BiLSTM converts this cost into a clear accuracy advantage.</w:t>
      </w:r>
    </w:p>
    <w:p w:rsidR="002F354A" w:rsidRPr="00E66A31" w:rsidRDefault="002F354A" w:rsidP="002F354A">
      <w:pPr>
        <w:pStyle w:val="NormalWeb"/>
        <w:spacing w:before="0" w:beforeAutospacing="0" w:after="0" w:afterAutospacing="0"/>
        <w:jc w:val="both"/>
        <w:rPr>
          <w:b/>
          <w:bCs/>
          <w:sz w:val="28"/>
          <w:szCs w:val="28"/>
        </w:rPr>
      </w:pPr>
    </w:p>
    <w:p w:rsidR="009F09C7" w:rsidRPr="00E66A31" w:rsidRDefault="009F09C7" w:rsidP="002F354A">
      <w:pPr>
        <w:pStyle w:val="NormalWeb"/>
        <w:spacing w:before="0" w:beforeAutospacing="0" w:after="0" w:afterAutospacing="0"/>
        <w:jc w:val="both"/>
        <w:rPr>
          <w:b/>
          <w:bCs/>
          <w:sz w:val="28"/>
          <w:szCs w:val="28"/>
        </w:rPr>
      </w:pPr>
      <w:r>
        <w:rPr>
          <w:b/>
          <w:bCs/>
        </w:rPr>
        <w:t>4.9 Comparison of Evaluation Metrics of All Deep Learning Models</w:t>
      </w:r>
    </w:p>
    <w:p w:rsidR="009725F6" w:rsidRPr="009725F6" w:rsidRDefault="009725F6" w:rsidP="009725F6">
      <w:pPr>
        <w:jc w:val="both"/>
        <w:rPr>
          <w:rFonts w:ascii="Times New Roman" w:hAnsi="Times New Roman" w:cs="Times New Roman"/>
          <w:sz w:val="24"/>
          <w:szCs w:val="24"/>
        </w:rPr>
      </w:pPr>
      <w:r>
        <w:rPr>
          <w:rFonts w:ascii="Times New Roman" w:hAnsi="Times New Roman" w:cs="Times New Roman"/>
          <w:sz w:val="24"/>
          <w:szCs w:val="24"/>
        </w:rPr>
        <w:t xml:space="preserve">This section provides a </w:t>
      </w:r>
      <w:del w:id="91320" w:author="Grammar Check" w:date="2026-10-02T00:00:00Z">
        <w:r>
          <w:rPr>
            <w:rFonts w:ascii="Times New Roman" w:hAnsi="Times New Roman" w:cs="Times New Roman"/>
            <w:sz w:val="24"/>
            <w:szCs w:val="24"/>
          </w:rPr>
          <w:delText xml:space="preserve">sprightly</w:delText>
        </w:r>
      </w:del>
      <w:ins w:id="91321" w:author="Grammar Check" w:date="2026-10-02T00:00:00Z">
        <w:r>
          <w:rPr>
            <w:rFonts w:ascii="Times New Roman" w:hAnsi="Times New Roman" w:cs="Times New Roman"/>
            <w:sz w:val="24"/>
            <w:szCs w:val="24"/>
          </w:rPr>
          <w:t xml:space="preserve">concise</w:t>
        </w:r>
      </w:ins>
      <w:r>
        <w:rPr>
          <w:rFonts w:ascii="Times New Roman" w:hAnsi="Times New Roman" w:cs="Times New Roman"/>
          <w:sz w:val="24"/>
          <w:szCs w:val="24"/>
        </w:rPr>
        <w:t xml:space="preserve"> </w:t>
      </w:r>
      <w:del w:id="91318" w:author="Grammar Check" w:date="2026-10-02T00:00:00Z">
        <w:r>
          <w:rPr>
            <w:rFonts w:ascii="Times New Roman" w:hAnsi="Times New Roman" w:cs="Times New Roman"/>
            <w:sz w:val="24"/>
            <w:szCs w:val="24"/>
          </w:rPr>
          <w:delText xml:space="preserve">correlation</w:delText>
        </w:r>
      </w:del>
      <w:ins w:id="91319" w:author="Grammar Check" w:date="2026-10-02T00:00:00Z">
        <w:r>
          <w:rPr>
            <w:rFonts w:ascii="Times New Roman" w:hAnsi="Times New Roman" w:cs="Times New Roman"/>
            <w:sz w:val="24"/>
            <w:szCs w:val="24"/>
          </w:rPr>
          <w:t xml:space="preserve">comparison</w:t>
        </w:r>
      </w:ins>
      <w:r>
        <w:rPr>
          <w:rFonts w:ascii="Times New Roman" w:hAnsi="Times New Roman" w:cs="Times New Roman"/>
          <w:sz w:val="24"/>
          <w:szCs w:val="24"/>
        </w:rPr>
        <w:t xml:space="preserve"> of all deep learning models </w:t>
      </w:r>
      <w:del w:id="91316" w:author="Grammar Check" w:date="2026-10-02T00:00:00Z">
        <w:r>
          <w:rPr>
            <w:rFonts w:ascii="Times New Roman" w:hAnsi="Times New Roman" w:cs="Times New Roman"/>
            <w:sz w:val="24"/>
            <w:szCs w:val="24"/>
          </w:rPr>
          <w:delText xml:space="preserve">according</w:delText>
        </w:r>
      </w:del>
      <w:ins w:id="91317" w:author="Grammar Check" w:date="2026-10-02T00:00:00Z">
        <w:r>
          <w:rPr>
            <w:rFonts w:ascii="Times New Roman" w:hAnsi="Times New Roman" w:cs="Times New Roman"/>
            <w:sz w:val="24"/>
            <w:szCs w:val="24"/>
          </w:rPr>
          <w:t xml:space="preserve">based</w:t>
        </w:r>
      </w:ins>
      <w:r>
        <w:rPr>
          <w:rFonts w:ascii="Times New Roman" w:hAnsi="Times New Roman" w:cs="Times New Roman"/>
          <w:sz w:val="24"/>
          <w:szCs w:val="24"/>
        </w:rPr>
        <w:t xml:space="preserve"> </w:t>
      </w:r>
      <w:del w:id="91314" w:author="Grammar Check" w:date="2026-10-02T00:00:00Z">
        <w:r>
          <w:rPr>
            <w:rFonts w:ascii="Times New Roman" w:hAnsi="Times New Roman" w:cs="Times New Roman"/>
            <w:sz w:val="24"/>
            <w:szCs w:val="24"/>
          </w:rPr>
          <w:delText xml:space="preserve">to</w:delText>
        </w:r>
      </w:del>
      <w:ins w:id="91315" w:author="Grammar Check" w:date="2026-10-02T00:00:00Z">
        <w:r>
          <w:rPr>
            <w:rFonts w:ascii="Times New Roman" w:hAnsi="Times New Roman" w:cs="Times New Roman"/>
            <w:sz w:val="24"/>
            <w:szCs w:val="24"/>
          </w:rPr>
          <w:t xml:space="preserve">on</w:t>
        </w:r>
      </w:ins>
      <w:r>
        <w:rPr>
          <w:rFonts w:ascii="Times New Roman" w:hAnsi="Times New Roman" w:cs="Times New Roman"/>
          <w:sz w:val="24"/>
          <w:szCs w:val="24"/>
        </w:rPr>
        <w:t xml:space="preserve"> the principal </w:t>
      </w:r>
      <w:del w:id="91312" w:author="Grammar Check" w:date="2026-10-02T00:00:00Z">
        <w:r>
          <w:rPr>
            <w:rFonts w:ascii="Times New Roman" w:hAnsi="Times New Roman" w:cs="Times New Roman"/>
            <w:sz w:val="24"/>
            <w:szCs w:val="24"/>
          </w:rPr>
          <w:delText xml:space="preserve">assessment</w:delText>
        </w:r>
      </w:del>
      <w:ins w:id="91313" w:author="Grammar Check" w:date="2026-10-02T00:00:00Z">
        <w:r>
          <w:rPr>
            <w:rFonts w:ascii="Times New Roman" w:hAnsi="Times New Roman" w:cs="Times New Roman"/>
            <w:sz w:val="24"/>
            <w:szCs w:val="24"/>
          </w:rPr>
          <w:t xml:space="preserve">evaluation</w:t>
        </w:r>
      </w:ins>
      <w:r>
        <w:rPr>
          <w:rFonts w:ascii="Times New Roman" w:hAnsi="Times New Roman" w:cs="Times New Roman"/>
          <w:sz w:val="24"/>
          <w:szCs w:val="24"/>
        </w:rPr>
        <w:t xml:space="preserve"> measures, such as accuracy, precision, recall, F1</w:t>
      </w:r>
      <w:del w:id="91310" w:author="Grammar Check" w:date="2026-10-02T00:00:00Z">
        <w:r>
          <w:rPr>
            <w:rFonts w:ascii="Times New Roman" w:hAnsi="Times New Roman" w:cs="Times New Roman"/>
            <w:sz w:val="24"/>
            <w:szCs w:val="24"/>
          </w:rPr>
          <w:delText xml:space="preserve"> </w:delText>
        </w:r>
      </w:del>
      <w:ins w:id="91311"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score, AUC, AP, loss, and training time. </w:t>
      </w:r>
      <w:del w:id="91308" w:author="Grammar Check" w:date="2026-10-02T00:00:00Z">
        <w:r>
          <w:rPr>
            <w:rFonts w:ascii="Times New Roman" w:hAnsi="Times New Roman" w:cs="Times New Roman"/>
            <w:sz w:val="24"/>
            <w:szCs w:val="24"/>
          </w:rPr>
          <w:delText xml:space="preserve">When</w:delText>
        </w:r>
      </w:del>
      <w:ins w:id="91309" w:author="Grammar Check" w:date="2026-10-02T00:00:00Z">
        <w:r>
          <w:rPr>
            <w:rFonts w:ascii="Times New Roman" w:hAnsi="Times New Roman" w:cs="Times New Roman"/>
            <w:sz w:val="24"/>
            <w:szCs w:val="24"/>
          </w:rPr>
          <w:t xml:space="preserve">Evaluating</w:t>
        </w:r>
      </w:ins>
      <w:r>
        <w:rPr>
          <w:rFonts w:ascii="Times New Roman" w:hAnsi="Times New Roman" w:cs="Times New Roman"/>
          <w:sz w:val="24"/>
          <w:szCs w:val="24"/>
        </w:rPr>
        <w:t xml:space="preserve"> these measures </w:t>
      </w:r>
      <w:del w:id="91306" w:author="Grammar Check" w:date="2026-10-02T00:00:00Z">
        <w:r>
          <w:rPr>
            <w:rFonts w:ascii="Times New Roman" w:hAnsi="Times New Roman" w:cs="Times New Roman"/>
            <w:sz w:val="24"/>
            <w:szCs w:val="24"/>
          </w:rPr>
          <w:delText xml:space="preserve">are</w:delText>
        </w:r>
      </w:del>
      <w:ins w:id="91307" w:author="Grammar Check" w:date="2026-10-02T00:00:00Z">
        <w:r>
          <w:rPr>
            <w:rFonts w:ascii="Times New Roman" w:hAnsi="Times New Roman" w:cs="Times New Roman"/>
            <w:sz w:val="24"/>
            <w:szCs w:val="24"/>
          </w:rPr>
          <w:t xml:space="preserve">together</w:t>
        </w:r>
      </w:ins>
      <w:r>
        <w:rPr>
          <w:rFonts w:ascii="Times New Roman" w:hAnsi="Times New Roman" w:cs="Times New Roman"/>
          <w:sz w:val="24"/>
          <w:szCs w:val="24"/>
        </w:rPr>
        <w:t xml:space="preserve"> </w:t>
      </w:r>
      <w:del w:id="91304" w:author="Grammar Check" w:date="2026-10-02T00:00:00Z">
        <w:r>
          <w:rPr>
            <w:rFonts w:ascii="Times New Roman" w:hAnsi="Times New Roman" w:cs="Times New Roman"/>
            <w:sz w:val="24"/>
            <w:szCs w:val="24"/>
          </w:rPr>
          <w:delText xml:space="preserve">evaluated together, one can see</w:delText>
        </w:r>
      </w:del>
      <w:ins w:id="91305" w:author="Grammar Check" w:date="2026-10-02T00:00:00Z">
        <w:r>
          <w:rPr>
            <w:rFonts w:ascii="Times New Roman" w:hAnsi="Times New Roman" w:cs="Times New Roman"/>
            <w:sz w:val="24"/>
            <w:szCs w:val="24"/>
          </w:rPr>
          <w:t xml:space="preserve">reveals</w:t>
        </w:r>
      </w:ins>
      <w:r>
        <w:rPr>
          <w:rFonts w:ascii="Times New Roman" w:hAnsi="Times New Roman" w:cs="Times New Roman"/>
          <w:sz w:val="24"/>
          <w:szCs w:val="24"/>
        </w:rPr>
        <w:t xml:space="preserve"> the advantages and drawbacks of each architecture and </w:t>
      </w:r>
      <w:del w:id="91302" w:author="Grammar Check" w:date="2026-10-02T00:00:00Z">
        <w:r>
          <w:rPr>
            <w:rFonts w:ascii="Times New Roman" w:hAnsi="Times New Roman" w:cs="Times New Roman"/>
            <w:sz w:val="24"/>
            <w:szCs w:val="24"/>
          </w:rPr>
          <w:delText xml:space="preserve">gain</w:delText>
        </w:r>
      </w:del>
      <w:ins w:id="91303" w:author="Grammar Check" w:date="2026-10-02T00:00:00Z">
        <w:r>
          <w:rPr>
            <w:rFonts w:ascii="Times New Roman" w:hAnsi="Times New Roman" w:cs="Times New Roman"/>
            <w:sz w:val="24"/>
            <w:szCs w:val="24"/>
          </w:rPr>
          <w:t xml:space="preserve">provides</w:t>
        </w:r>
      </w:ins>
      <w:r>
        <w:rPr>
          <w:rFonts w:ascii="Times New Roman" w:hAnsi="Times New Roman" w:cs="Times New Roman"/>
          <w:sz w:val="24"/>
          <w:szCs w:val="24"/>
        </w:rPr>
        <w:t xml:space="preserve"> a better </w:t>
      </w:r>
      <w:del w:id="91300" w:author="Grammar Check" w:date="2026-10-02T00:00:00Z">
        <w:r>
          <w:rPr>
            <w:rFonts w:ascii="Times New Roman" w:hAnsi="Times New Roman" w:cs="Times New Roman"/>
            <w:sz w:val="24"/>
            <w:szCs w:val="24"/>
          </w:rPr>
          <w:delText xml:space="preserve">idea</w:delText>
        </w:r>
      </w:del>
      <w:ins w:id="91301" w:author="Grammar Check" w:date="2026-10-02T00:00:00Z">
        <w:r>
          <w:rPr>
            <w:rFonts w:ascii="Times New Roman" w:hAnsi="Times New Roman" w:cs="Times New Roman"/>
            <w:sz w:val="24"/>
            <w:szCs w:val="24"/>
          </w:rPr>
          <w:t xml:space="preserve">understanding</w:t>
        </w:r>
      </w:ins>
      <w:r>
        <w:rPr>
          <w:rFonts w:ascii="Times New Roman" w:hAnsi="Times New Roman" w:cs="Times New Roman"/>
          <w:sz w:val="24"/>
          <w:szCs w:val="24"/>
        </w:rPr>
        <w:t xml:space="preserve"> of how</w:t>
      </w:r>
      <w:del w:id="91299" w:author="Grammar Check" w:date="2026-10-02T00:00:00Z">
        <w:r>
          <w:rPr>
            <w:rFonts w:ascii="Times New Roman" w:hAnsi="Times New Roman" w:cs="Times New Roman"/>
            <w:sz w:val="24"/>
            <w:szCs w:val="24"/>
          </w:rPr>
          <w:delText xml:space="preserve"> the processes of</w:delText>
        </w:r>
      </w:del>
      <w:r>
        <w:rPr>
          <w:rFonts w:ascii="Times New Roman" w:hAnsi="Times New Roman" w:cs="Times New Roman"/>
          <w:sz w:val="24"/>
          <w:szCs w:val="24"/>
        </w:rPr>
        <w:t xml:space="preserve"> feature extraction, temporal learning, and attention affect the overall performance of the model in the context of IoT botnet detection.</w:t>
      </w:r>
    </w:p>
    <w:p w:rsidR="00065AB8" w:rsidRPr="00E66A31" w:rsidRDefault="00065AB8" w:rsidP="002F354A">
      <w:pPr>
        <w:jc w:val="center"/>
        <w:rPr>
          <w:rFonts w:ascii="Times New Roman" w:hAnsi="Times New Roman" w:cs="Times New Roman"/>
          <w:sz w:val="24"/>
          <w:szCs w:val="24"/>
        </w:rPr>
      </w:pPr>
      <w:r>
        <w:rPr>
          <w:rFonts w:ascii="Times New Roman" w:hAnsi="Times New Roman" w:cs="Times New Roman"/>
          <w:b/>
          <w:bCs/>
          <w:color w:val="C00000"/>
          <w:sz w:val="24"/>
          <w:szCs w:val="24"/>
        </w:rPr>
        <w:t>Table 9</w:t>
      </w:r>
      <w:del w:id="91395" w:author="Grammar Check" w:date="2026-10-02T00:00:00Z">
        <w:r>
          <w:rPr>
            <w:rFonts w:ascii="Times New Roman" w:hAnsi="Times New Roman" w:cs="Times New Roman"/>
            <w:b/>
            <w:bCs/>
            <w:sz w:val="24"/>
            <w:szCs w:val="24"/>
          </w:rPr>
          <w:delText>:</w:delText>
        </w:r>
      </w:del>
      <w:ins w:id="91396" w:author="Grammar Check" w:date="2026-10-02T00:00:00Z">
        <w:r>
          <w:rPr>
            <w:rFonts w:ascii="Times New Roman" w:hAnsi="Times New Roman" w:cs="Times New Roman"/>
            <w:b/>
            <w:bCs/>
            <w:sz w:val="24"/>
            <w:szCs w:val="24"/>
          </w:rPr>
          <w:t xml:space="preserve">.</w:t>
        </w:r>
      </w:ins>
      <w:r>
        <w:rPr>
          <w:rFonts w:ascii="Times New Roman" w:hAnsi="Times New Roman" w:cs="Times New Roman"/>
          <w:sz w:val="24"/>
          <w:szCs w:val="24"/>
        </w:rPr>
        <w:t xml:space="preserve"> Complete Evaluation Metrics of All Deep Learning Models</w:t>
      </w:r>
    </w:p>
    <w:tbl>
      <w:tblPr>
        <w:tblW w:w="91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189"/>
        <w:gridCol w:w="1163"/>
        <w:gridCol w:w="876"/>
        <w:gridCol w:w="976"/>
        <w:gridCol w:w="876"/>
        <w:gridCol w:w="876"/>
        <w:gridCol w:w="910"/>
        <w:gridCol w:w="876"/>
      </w:tblGrid>
      <w:tr w:rsidR="002E6E31" w:rsidRPr="00E66A31" w:rsidTr="00EB0E1C">
        <w:trPr>
          <w:trHeight w:val="714"/>
          <w:jc w:val="center"/>
        </w:trPr>
        <w:tc>
          <w:tcPr>
            <w:tcW w:w="141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Model</w:t>
            </w:r>
          </w:p>
        </w:tc>
        <w:tc>
          <w:tcPr>
            <w:tcW w:w="1189"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Accuracy</w:t>
            </w:r>
          </w:p>
        </w:tc>
        <w:tc>
          <w:tcPr>
            <w:tcW w:w="1163"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Precision</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Recall</w:t>
            </w:r>
          </w:p>
        </w:tc>
        <w:tc>
          <w:tcPr>
            <w:tcW w:w="9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Macro-F1</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AUC</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AP</w:t>
            </w:r>
          </w:p>
        </w:tc>
        <w:tc>
          <w:tcPr>
            <w:tcW w:w="910"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Kappa</w:t>
            </w:r>
          </w:p>
        </w:tc>
        <w:tc>
          <w:tcPr>
            <w:tcW w:w="876" w:type="dxa"/>
            <w:shd w:val="clear" w:color="auto" w:fill="D9D9D9" w:themeFill="background1" w:themeFillShade="D9"/>
            <w:vAlign w:val="center"/>
          </w:tcPr>
          <w:p w:rsidR="0065029E" w:rsidRPr="00E66A31" w:rsidRDefault="0065029E" w:rsidP="00230C9A">
            <w:pPr>
              <w:rPr>
                <w:rFonts w:ascii="Times New Roman" w:hAnsi="Times New Roman" w:cs="Times New Roman"/>
                <w:sz w:val="24"/>
                <w:szCs w:val="24"/>
              </w:rPr>
            </w:pPr>
            <w:r>
              <w:rPr>
                <w:rFonts w:ascii="Times New Roman" w:hAnsi="Times New Roman" w:cs="Times New Roman"/>
                <w:sz w:val="24"/>
                <w:szCs w:val="24"/>
              </w:rPr>
              <w:t>MCC</w:t>
            </w:r>
          </w:p>
        </w:tc>
      </w:tr>
      <w:tr w:rsidR="002E6E31" w:rsidRPr="00E66A31" w:rsidTr="00EB0E1C">
        <w:trPr>
          <w:trHeight w:val="437"/>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FNN</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0.8882</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0.7672</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0.9041</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0.7790</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0.9841</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0.9068</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0.8513</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0.8574</w:t>
            </w:r>
          </w:p>
        </w:tc>
      </w:tr>
      <w:tr w:rsidR="002E6E31" w:rsidRPr="00E66A31" w:rsidTr="00EB0E1C">
        <w:trPr>
          <w:trHeight w:val="419"/>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CNN-1D</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0.8908</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color w:val="0070C0"/>
                <w:sz w:val="24"/>
                <w:szCs w:val="24"/>
              </w:rPr>
              <w:t>0.7639</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color w:val="0070C0"/>
                <w:sz w:val="24"/>
                <w:szCs w:val="24"/>
              </w:rPr>
              <w:t>0.9094</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0.7844</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0.9847</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0.9129</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0.8549</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0.8573</w:t>
            </w:r>
          </w:p>
        </w:tc>
      </w:tr>
      <w:tr w:rsidR="002E6E31" w:rsidRPr="00E66A31" w:rsidTr="00EB0E1C">
        <w:trPr>
          <w:trHeight w:val="437"/>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LSTM</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0.8836</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0.7575</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0.9068</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0.7640</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0.9821</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0.8963</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0.8454</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0.8520</w:t>
            </w:r>
          </w:p>
        </w:tc>
      </w:tr>
      <w:tr w:rsidR="002E6E31" w:rsidRPr="00E66A31" w:rsidTr="00EB0E1C">
        <w:trPr>
          <w:trHeight w:val="437"/>
          <w:jc w:val="center"/>
        </w:trPr>
        <w:tc>
          <w:tcPr>
            <w:tcW w:w="141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 xml:space="preserve">CNN-</w:t>
            </w:r>
            <w:del w:id="91397" w:author="Grammar Check" w:date="2026-10-02T00:00: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Transformer</w:t>
            </w:r>
          </w:p>
        </w:tc>
        <w:tc>
          <w:tcPr>
            <w:tcW w:w="1189"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0.8859</w:t>
            </w:r>
          </w:p>
        </w:tc>
        <w:tc>
          <w:tcPr>
            <w:tcW w:w="1163"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0.8102</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0.9021</w:t>
            </w:r>
          </w:p>
        </w:tc>
        <w:tc>
          <w:tcPr>
            <w:tcW w:w="9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0.7760</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0.9837</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0.9063</w:t>
            </w:r>
          </w:p>
        </w:tc>
        <w:tc>
          <w:tcPr>
            <w:tcW w:w="910"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0.8483</w:t>
            </w:r>
          </w:p>
        </w:tc>
        <w:tc>
          <w:tcPr>
            <w:tcW w:w="876" w:type="dxa"/>
            <w:vAlign w:val="center"/>
          </w:tcPr>
          <w:p w:rsidR="002F7D2D" w:rsidRPr="00E66A31" w:rsidRDefault="002F7D2D" w:rsidP="00FC7D0C">
            <w:pPr>
              <w:spacing w:line="360" w:lineRule="auto"/>
              <w:rPr>
                <w:rFonts w:ascii="Times New Roman" w:hAnsi="Times New Roman" w:cs="Times New Roman"/>
                <w:sz w:val="24"/>
                <w:szCs w:val="24"/>
              </w:rPr>
            </w:pPr>
            <w:r>
              <w:rPr>
                <w:rFonts w:ascii="Times New Roman" w:hAnsi="Times New Roman" w:cs="Times New Roman"/>
                <w:sz w:val="24"/>
                <w:szCs w:val="24"/>
              </w:rPr>
              <w:t>0.8525</w:t>
            </w:r>
          </w:p>
        </w:tc>
      </w:tr>
      <w:tr w:rsidR="002E6E31" w:rsidRPr="00E66A31" w:rsidTr="00EB0E1C">
        <w:trPr>
          <w:trHeight w:val="419"/>
          <w:jc w:val="center"/>
        </w:trPr>
        <w:tc>
          <w:tcPr>
            <w:tcW w:w="141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 xml:space="preserve">BiLSTM</w:t>
            </w:r>
            <w:del w:id="91402" w:author="Grammar Check" w:date="2026-10-02T00:00:00Z">
              <w:r>
                <w:rPr>
                  <w:rFonts w:ascii="Times New Roman" w:hAnsi="Times New Roman" w:cs="Times New Roman"/>
                  <w:sz w:val="24"/>
                  <w:szCs w:val="24"/>
                </w:rPr>
                <w:delText xml:space="preserve">–</w:delText>
              </w:r>
            </w:del>
            <w:ins w:id="91403"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Transformer</w:t>
            </w:r>
            <w:del w:id="91401" w:author="Grammar Check" w:date="2026-10-02T00:00:00Z">
              <w:r>
                <w:rPr>
                  <w:rFonts w:ascii="Times New Roman" w:hAnsi="Times New Roman" w:cs="Times New Roman"/>
                  <w:sz w:val="24"/>
                  <w:szCs w:val="24"/>
                </w:rPr>
                <w:delText xml:space="preserve"> </w:delText>
              </w:r>
            </w:del>
          </w:p>
        </w:tc>
        <w:tc>
          <w:tcPr>
            <w:tcW w:w="1189"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0.8825</w:t>
            </w:r>
          </w:p>
        </w:tc>
        <w:tc>
          <w:tcPr>
            <w:tcW w:w="1163"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0.7672</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0.9041</w:t>
            </w:r>
          </w:p>
        </w:tc>
        <w:tc>
          <w:tcPr>
            <w:tcW w:w="9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0.7760</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0.9837</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0.9063</w:t>
            </w:r>
          </w:p>
        </w:tc>
        <w:tc>
          <w:tcPr>
            <w:tcW w:w="910"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0.8439</w:t>
            </w:r>
          </w:p>
        </w:tc>
        <w:tc>
          <w:tcPr>
            <w:tcW w:w="876" w:type="dxa"/>
            <w:vAlign w:val="center"/>
          </w:tcPr>
          <w:p w:rsidR="00FD44AB" w:rsidRPr="00E66A31" w:rsidRDefault="00FD44AB" w:rsidP="00FC7D0C">
            <w:pPr>
              <w:spacing w:line="360" w:lineRule="auto"/>
              <w:rPr>
                <w:rFonts w:ascii="Times New Roman" w:hAnsi="Times New Roman" w:cs="Times New Roman"/>
                <w:sz w:val="24"/>
                <w:szCs w:val="24"/>
              </w:rPr>
            </w:pPr>
            <w:r>
              <w:rPr>
                <w:rFonts w:ascii="Times New Roman" w:hAnsi="Times New Roman" w:cs="Times New Roman"/>
                <w:sz w:val="24"/>
                <w:szCs w:val="24"/>
              </w:rPr>
              <w:t>0.8497</w:t>
            </w:r>
          </w:p>
        </w:tc>
      </w:tr>
      <w:tr w:rsidR="002E6E31" w:rsidRPr="00E66A31" w:rsidTr="00EB0E1C">
        <w:trPr>
          <w:trHeight w:val="437"/>
          <w:jc w:val="center"/>
        </w:trPr>
        <w:tc>
          <w:tcPr>
            <w:tcW w:w="141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 xml:space="preserve">CNN-</w:t>
            </w:r>
            <w:del w:id="91398" w:author="Grammar Check" w:date="2026-10-02T00:00:00Z">
              <w:r>
                <w:rPr>
                  <w:rFonts w:ascii="Times New Roman" w:hAnsi="Times New Roman" w:cs="Times New Roman"/>
                  <w:sz w:val="24"/>
                  <w:szCs w:val="24"/>
                </w:rPr>
                <w:delText xml:space="preserve"> </w:delText>
              </w:r>
            </w:del>
            <w:r>
              <w:rPr>
                <w:rFonts w:ascii="Times New Roman" w:hAnsi="Times New Roman" w:cs="Times New Roman"/>
                <w:sz w:val="24"/>
                <w:szCs w:val="24"/>
              </w:rPr>
              <w:t xml:space="preserve">BiLSTM</w:t>
            </w:r>
          </w:p>
        </w:tc>
        <w:tc>
          <w:tcPr>
            <w:tcW w:w="1189"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0.8940</w:t>
            </w:r>
          </w:p>
        </w:tc>
        <w:tc>
          <w:tcPr>
            <w:tcW w:w="1163"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0.7561</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0.9151</w:t>
            </w:r>
          </w:p>
        </w:tc>
        <w:tc>
          <w:tcPr>
            <w:tcW w:w="9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0.7750</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0.9862</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0.9148</w:t>
            </w:r>
          </w:p>
        </w:tc>
        <w:tc>
          <w:tcPr>
            <w:tcW w:w="910"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0.8592</w:t>
            </w:r>
          </w:p>
        </w:tc>
        <w:tc>
          <w:tcPr>
            <w:tcW w:w="876" w:type="dxa"/>
            <w:vAlign w:val="center"/>
          </w:tcPr>
          <w:p w:rsidR="0065029E" w:rsidRPr="00E66A31" w:rsidRDefault="0065029E" w:rsidP="00FC7D0C">
            <w:pPr>
              <w:spacing w:line="360" w:lineRule="auto"/>
              <w:rPr>
                <w:rFonts w:ascii="Times New Roman" w:hAnsi="Times New Roman" w:cs="Times New Roman"/>
                <w:sz w:val="24"/>
                <w:szCs w:val="24"/>
              </w:rPr>
            </w:pPr>
            <w:r>
              <w:rPr>
                <w:rFonts w:ascii="Times New Roman" w:hAnsi="Times New Roman" w:cs="Times New Roman"/>
                <w:sz w:val="24"/>
                <w:szCs w:val="24"/>
              </w:rPr>
              <w:t>0.8603</w:t>
            </w:r>
          </w:p>
        </w:tc>
      </w:tr>
    </w:tbl>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color w:val="C00000"/>
          <w:sz w:val="24"/>
          <w:szCs w:val="24"/>
        </w:rPr>
        <w:t>Table 9</w:t>
      </w:r>
      <w:r>
        <w:rPr>
          <w:rFonts w:ascii="Times New Roman" w:hAnsi="Times New Roman" w:cs="Times New Roman"/>
          <w:sz w:val="24"/>
          <w:szCs w:val="24"/>
        </w:rPr>
        <w:t xml:space="preserve"> summarizes the overall performance of the six deep learning models using multiple evaluation metrics. Among all the evaluated architectures, the CNN-BiLSTM model achieved the best overall performance, recording the highest accuracy (0.8940), recall (0.9151), AUC (0.9862), AP (0.9148), Cohen's Kappa (0.8592), and MCC (0.8603). These results demonstrate its superior ability to learn complementary spatial and temporal representations while maintaining robust and reliable classification performance across all traffic classes.</w:t>
      </w:r>
    </w:p>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sz w:val="24"/>
          <w:szCs w:val="24"/>
        </w:rPr>
        <w:t xml:space="preserve">The CNN-1D model demonstrated competitive performance, achieving the second-highest accuracy (0.8908) and </w:t>
      </w:r>
      <w:r>
        <w:rPr>
          <w:rFonts w:ascii="Times New Roman" w:hAnsi="Times New Roman" w:cs="Times New Roman"/>
          <w:color w:val="0070C0"/>
          <w:sz w:val="24"/>
          <w:szCs w:val="24"/>
        </w:rPr>
        <w:t>recall (0.9094)</w:t>
      </w:r>
      <w:r>
        <w:rPr>
          <w:rFonts w:ascii="Times New Roman" w:hAnsi="Times New Roman" w:cs="Times New Roman"/>
          <w:sz w:val="24"/>
          <w:szCs w:val="24"/>
        </w:rPr>
        <w:t xml:space="preserve"> while attaining the highest macro-F1 score (0.7844). This suggests that one-dimensional convolutional feature extraction provides a well-balanced classification capability with strong class-wise discrimination. The FNN model also achieved stable performance, with an accuracy of 0.8882, a recall of 0.9041, and a macro-F1 score of 0.7790, demonstrating that even a relatively simple feed-forward architecture can provide reliable performance for IoT botnet detection.</w:t>
      </w:r>
    </w:p>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sz w:val="24"/>
          <w:szCs w:val="24"/>
        </w:rPr>
        <w:t xml:space="preserve">The CNN-Transformer model achieved an accuracy of 0.8859 and the highest precision (0.8102) among all evaluated models, indicating its effectiveness in reducing false-positive predictions. However, its recall and overall classification performance remained slightly lower than those of the CNN-BiLSTM model. The LSTM model achieved an accuracy of 0.8836 with a recall of 0.9068, demonstrating effective temporal modeling, </w:t>
      </w:r>
      <w:r>
        <w:rPr>
          <w:rFonts w:ascii="Times New Roman" w:hAnsi="Times New Roman" w:cs="Times New Roman"/>
          <w:color w:val="0070C0"/>
          <w:sz w:val="24"/>
          <w:szCs w:val="24"/>
        </w:rPr>
        <w:t>although its macro-F1 score (0.7640) was the lowest among the six models</w:t>
      </w:r>
      <w:r>
        <w:rPr>
          <w:rFonts w:ascii="Times New Roman" w:hAnsi="Times New Roman" w:cs="Times New Roman"/>
          <w:sz w:val="24"/>
          <w:szCs w:val="24"/>
        </w:rPr>
        <w:t xml:space="preserve">. </w:t>
      </w:r>
      <w:r>
        <w:rPr>
          <w:rFonts w:ascii="Times New Roman" w:hAnsi="Times New Roman" w:cs="Times New Roman"/>
          <w:color w:val="0070C0"/>
          <w:sz w:val="24"/>
          <w:szCs w:val="24"/>
        </w:rPr>
        <w:t>The BiLSTM-Transformer model recorded the lowest accuracy among the six models (0.8825), with a recall of 0.9041 and</w:t>
      </w:r>
      <w:r>
        <w:rPr>
          <w:rFonts w:ascii="Times New Roman" w:hAnsi="Times New Roman" w:cs="Times New Roman"/>
          <w:sz w:val="24"/>
          <w:szCs w:val="24"/>
        </w:rPr>
        <w:t xml:space="preserve"> a macro-F1 score of 0.7760. Although the integration of bidirectional temporal modeling with self-attention enhanced contextual feature learning, its overall performance remained </w:t>
      </w:r>
      <w:r>
        <w:rPr>
          <w:rFonts w:ascii="Times New Roman" w:hAnsi="Times New Roman" w:cs="Times New Roman"/>
          <w:color w:val="0070C0"/>
          <w:sz w:val="24"/>
          <w:szCs w:val="24"/>
        </w:rPr>
        <w:t>below that of the CNN-BiLSTM, CNN-1D, and FNN models</w:t>
      </w:r>
      <w:r>
        <w:rPr>
          <w:rFonts w:ascii="Times New Roman" w:hAnsi="Times New Roman" w:cs="Times New Roman"/>
          <w:sz w:val="24"/>
          <w:szCs w:val="24"/>
        </w:rPr>
        <w:t xml:space="preserve"> on the evaluated dataset.</w:t>
      </w:r>
    </w:p>
    <w:p w:rsidR="006A3C9D" w:rsidRPr="006A3C9D" w:rsidRDefault="006A3C9D" w:rsidP="006A3C9D">
      <w:pPr>
        <w:jc w:val="both"/>
        <w:rPr>
          <w:rFonts w:ascii="Times New Roman" w:hAnsi="Times New Roman" w:cs="Times New Roman"/>
          <w:sz w:val="24"/>
          <w:szCs w:val="24"/>
        </w:rPr>
      </w:pPr>
      <w:r>
        <w:rPr>
          <w:rFonts w:ascii="Times New Roman" w:hAnsi="Times New Roman" w:cs="Times New Roman"/>
          <w:sz w:val="24"/>
          <w:szCs w:val="24"/>
        </w:rPr>
        <w:t xml:space="preserve">The epoch-wise execution times presented in </w:t>
      </w:r>
      <w:r>
        <w:rPr>
          <w:rFonts w:ascii="Times New Roman" w:hAnsi="Times New Roman" w:cs="Times New Roman"/>
          <w:color w:val="00A651"/>
          <w:sz w:val="24"/>
          <w:szCs w:val="24"/>
        </w:rPr>
        <w:t>Figure 36</w:t>
      </w:r>
      <w:r>
        <w:rPr>
          <w:rFonts w:ascii="Times New Roman" w:hAnsi="Times New Roman" w:cs="Times New Roman"/>
          <w:sz w:val="24"/>
          <w:szCs w:val="24"/>
        </w:rPr>
        <w:t xml:space="preserve"> indicate that the hybrid architectures require substantially greater computational resources during training than the standalone models. For example, the BiLSTM</w:t>
      </w:r>
      <w:del w:id="91399" w:author="Grammar Check" w:date="2026-10-02T00:00:00Z">
        <w:r>
          <w:rPr>
            <w:rFonts w:ascii="Times New Roman" w:hAnsi="Times New Roman" w:cs="Times New Roman"/>
            <w:sz w:val="24"/>
            <w:szCs w:val="24"/>
          </w:rPr>
          <w:delText xml:space="preserve">–</w:delText>
        </w:r>
      </w:del>
      <w:ins w:id="91400" w:author="Grammar Check" w:date="2026-10-02T00:00:00Z">
        <w:r>
          <w:rPr>
            <w:rFonts w:ascii="Times New Roman" w:hAnsi="Times New Roman" w:cs="Times New Roman"/>
            <w:sz w:val="24"/>
            <w:szCs w:val="24"/>
          </w:rPr>
          <w:t xml:space="preserve">-</w:t>
        </w:r>
      </w:ins>
      <w:r>
        <w:rPr>
          <w:rFonts w:ascii="Times New Roman" w:hAnsi="Times New Roman" w:cs="Times New Roman"/>
          <w:sz w:val="24"/>
          <w:szCs w:val="24"/>
        </w:rPr>
        <w:t xml:space="preserve">Transformer model requires approximately 3548 s </w:t>
      </w:r>
      <w:r>
        <w:rPr>
          <w:rFonts w:ascii="Times New Roman" w:hAnsi="Times New Roman" w:cs="Times New Roman"/>
          <w:color w:val="00A651"/>
          <w:sz w:val="24"/>
          <w:szCs w:val="24"/>
        </w:rPr>
        <w:t>per epoch</w:t>
      </w:r>
      <w:r>
        <w:rPr>
          <w:rFonts w:ascii="Times New Roman" w:hAnsi="Times New Roman" w:cs="Times New Roman"/>
          <w:sz w:val="24"/>
          <w:szCs w:val="24"/>
        </w:rPr>
        <w:t xml:space="preserve">, whereas the FNN requires only about 14 s, reflecting the additional computational complexity introduced by recurrent and attention-based operations. In practical IoT deployments, this increased training cost is generally acceptable because model training is performed offline on dedicated computing platforms, </w:t>
      </w:r>
      <w:r>
        <w:rPr>
          <w:rFonts w:ascii="Times New Roman" w:hAnsi="Times New Roman" w:cs="Times New Roman"/>
          <w:color w:val="0070C0"/>
          <w:sz w:val="24"/>
          <w:szCs w:val="24"/>
        </w:rPr>
        <w:t>while only inference would need to run on edge or gateway devices</w:t>
      </w:r>
      <w:r>
        <w:rPr>
          <w:rFonts w:ascii="Times New Roman" w:hAnsi="Times New Roman" w:cs="Times New Roman"/>
          <w:sz w:val="24"/>
          <w:szCs w:val="24"/>
        </w:rPr>
        <w:t>. Nevertheless, the higher computational and memory requirements of hybrid architectures may limit their direct deployment on resource-constrained IoT nodes. In such environments, lightweight models or optimization techniques, such as model pruning, quantization, and knowledge distillation, can be adopted to reduce inference overhead while preserving detection performance, thereby enabling efficient real-time IoT intrusion detection.</w:t>
      </w:r>
    </w:p>
    <w:p w:rsidR="00DB6B43" w:rsidRPr="00E66A31" w:rsidRDefault="00A151C5" w:rsidP="00E72F69">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DA50CD7" wp14:editId="083D31DD">
            <wp:extent cx="5158740" cy="4608915"/>
            <wp:effectExtent l="0" t="0" r="381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odel_metrics_4x2_600dpi (1).png"/>
                    <pic:cNvPicPr/>
                  </pic:nvPicPr>
                  <pic:blipFill rotWithShape="1">
                    <a:blip r:embed="rId72"/>
                    <a:srcRect b="25547"/>
                    <a:stretch/>
                  </pic:blipFill>
                  <pic:spPr bwMode="auto">
                    <a:xfrm>
                      <a:off x="0" y="0"/>
                      <a:ext cx="5170432" cy="4619361"/>
                    </a:xfrm>
                    <a:prstGeom prst="rect">
                      <a:avLst/>
                    </a:prstGeom>
                    <a:ln>
                      <a:noFill/>
                    </a:ln>
                    <a:extLst>
                      <a:ext uri="{53640926-AAD7-44D8-BBD7-CCE9431645EC}">
                        <a14:shadowObscured xmlns:a14="http://schemas.microsoft.com/office/drawing/2010/main"/>
                      </a:ext>
                    </a:extLst>
                  </pic:spPr>
                </pic:pic>
              </a:graphicData>
            </a:graphic>
          </wp:inline>
        </w:drawing>
      </w:r>
    </w:p>
    <w:p w:rsidR="00225D14" w:rsidRPr="00E66A31" w:rsidRDefault="00502A3C" w:rsidP="00E72F69">
      <w:pPr>
        <w:jc w:val="center"/>
        <w:rPr>
          <w:rFonts w:ascii="Times New Roman" w:hAnsi="Times New Roman" w:cs="Times New Roman"/>
          <w:b/>
          <w:sz w:val="24"/>
          <w:szCs w:val="24"/>
        </w:rPr>
      </w:pPr>
      <w:r>
        <w:rPr>
          <w:rFonts w:ascii="Times New Roman" w:hAnsi="Times New Roman" w:cs="Times New Roman"/>
          <w:b/>
          <w:sz w:val="24"/>
          <w:szCs w:val="24"/>
        </w:rPr>
        <w:t xml:space="preserve">Figure 37. </w:t>
      </w:r>
      <w:r>
        <w:rPr>
          <w:rFonts w:ascii="Times New Roman" w:hAnsi="Times New Roman" w:cs="Times New Roman"/>
          <w:sz w:val="24"/>
          <w:szCs w:val="24"/>
        </w:rPr>
        <w:t xml:space="preserve"> Overall model performance comparison. </w:t>
      </w:r>
    </w:p>
    <w:p w:rsidR="006A3C9D" w:rsidRPr="006A3C9D" w:rsidRDefault="006A3C9D" w:rsidP="006A3C9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Bar chart comparing overall performance metrics, including accuracy, precision, recall, macro-F1, AUC, and AP, for all deep learning models. The bar charts presented in Figure 37 provide a clear comparative picture of the performance of all the deep learning models on the major evaluation metrics. </w:t>
      </w:r>
      <w:r>
        <w:rPr>
          <w:rFonts w:ascii="Times New Roman" w:hAnsi="Times New Roman" w:cs="Times New Roman"/>
          <w:color w:val="0070C0"/>
          <w:sz w:val="24"/>
          <w:szCs w:val="24"/>
        </w:rPr>
        <w:t>Of all the architectures, CNN-BiLSTM achieves the highest accuracy, recall, AUC, and AP. CNN-1D achieves the highest macro-F1 and the second-highest accuracy, confirming the effectiveness of convolutional feature extraction. The CNN-Transformer hybrid attains the highest precision, whereas the BiLSTM-Transformer hybrid records the lowest accuracy despite its attention-based sequence learning. The FNN outperforms both attention-based hybrids in accuracy, macro-F1, AUC, and AP, while LSTM yields the lowest macro-F1, AUC, and AP.</w:t>
      </w:r>
    </w:p>
    <w:p w:rsidR="00FA6214" w:rsidRDefault="00006DA4">
      <w:pPr>
        <w:spacing w:before="240" w:after="0"/>
        <w:jc w:val="both"/>
        <w:rPr>
          <w:rFonts w:ascii="Times New Roman" w:hAnsi="Times New Roman" w:cs="Times New Roman"/>
          <w:sz w:val="24"/>
          <w:szCs w:val="24"/>
        </w:rPr>
      </w:pPr>
      <w:r>
        <w:rPr>
          <w:rFonts w:ascii="Times New Roman" w:hAnsi="Times New Roman" w:cs="Times New Roman"/>
          <w:color w:val="0070C0"/>
          <w:sz w:val="24"/>
          <w:szCs w:val="24"/>
        </w:rPr>
        <w:t xml:space="preserve">Practical significance of the accuracy–macro-F1 trade-off. Accuracy and AUC are dominated by the large Benign, DoS, Malware, and Unauthorized classes, whereas macro-F1 weights every class equally and is therefore sensitive to the small Web class, which has the lowest class-wise AP (e.g., AP = 0.754 for FNN and 0.777 for CNN-1D). CNN-BiLSTM was designated the best overall-performing model because it ranks first on six of the eight metrics in Table 9 (accuracy, recall, AUC, AP, Kappa, and MCC), not on accuracy alone. CNN-1D, however, ranks first on macro-F1 and is therefore preferable when consistent detection of rare attack classes is the priority, </w:t>
      </w:r>
      <w:del w:id="91326" w:author="Grammar Check" w:date="2026-10-02T00:00:00Z">
        <w:r>
          <w:rPr>
            <w:rFonts w:ascii="Times New Roman" w:hAnsi="Times New Roman" w:cs="Times New Roman"/>
            <w:color w:val="0070C0"/>
            <w:sz w:val="24"/>
            <w:szCs w:val="24"/>
          </w:rPr>
          <w:delText xml:space="preserve">such</w:delText>
        </w:r>
      </w:del>
      <w:ins w:id="91327" w:author="Grammar Check" w:date="2026-10-02T00:00:00Z">
        <w:r>
          <w:rPr>
            <w:rFonts w:ascii="Times New Roman" w:hAnsi="Times New Roman" w:cs="Times New Roman"/>
            <w:color w:val="0070C0"/>
            <w:sz w:val="24"/>
            <w:szCs w:val="24"/>
          </w:rPr>
          <w:t xml:space="preserve">for</w:t>
        </w:r>
      </w:ins>
      <w:r>
        <w:rPr>
          <w:rFonts w:ascii="Times New Roman" w:hAnsi="Times New Roman" w:cs="Times New Roman"/>
          <w:color w:val="0070C0"/>
          <w:sz w:val="24"/>
          <w:szCs w:val="24"/>
        </w:rPr>
        <w:t xml:space="preserve"> </w:t>
      </w:r>
      <w:del w:id="91324" w:author="Grammar Check" w:date="2026-10-02T00:00:00Z">
        <w:r>
          <w:rPr>
            <w:rFonts w:ascii="Times New Roman" w:hAnsi="Times New Roman" w:cs="Times New Roman"/>
            <w:color w:val="0070C0"/>
            <w:sz w:val="24"/>
            <w:szCs w:val="24"/>
          </w:rPr>
          <w:delText xml:space="preserve">as</w:delText>
        </w:r>
      </w:del>
      <w:ins w:id="91325" w:author="Grammar Check" w:date="2026-10-02T00:00:00Z">
        <w:r>
          <w:rPr>
            <w:rFonts w:ascii="Times New Roman" w:hAnsi="Times New Roman" w:cs="Times New Roman"/>
            <w:color w:val="0070C0"/>
            <w:sz w:val="24"/>
            <w:szCs w:val="24"/>
          </w:rPr>
          <w:t xml:space="preserve">example, in</w:t>
        </w:r>
      </w:ins>
      <w:r>
        <w:rPr>
          <w:rFonts w:ascii="Times New Roman" w:hAnsi="Times New Roman" w:cs="Times New Roman"/>
          <w:color w:val="0070C0"/>
          <w:sz w:val="24"/>
          <w:szCs w:val="24"/>
        </w:rPr>
        <w:t xml:space="preserve"> environments </w:t>
      </w:r>
      <w:del w:id="91322" w:author="Grammar Check" w:date="2026-10-02T00:00:00Z">
        <w:r>
          <w:rPr>
            <w:rFonts w:ascii="Times New Roman" w:hAnsi="Times New Roman" w:cs="Times New Roman"/>
            <w:color w:val="0070C0"/>
            <w:sz w:val="24"/>
            <w:szCs w:val="24"/>
          </w:rPr>
          <w:delText xml:space="preserve">in which</w:delText>
        </w:r>
      </w:del>
      <w:ins w:id="91323" w:author="Grammar Check" w:date="2026-10-02T00:00:00Z">
        <w:r>
          <w:rPr>
            <w:rFonts w:ascii="Times New Roman" w:hAnsi="Times New Roman" w:cs="Times New Roman"/>
            <w:color w:val="0070C0"/>
            <w:sz w:val="24"/>
            <w:szCs w:val="24"/>
          </w:rPr>
          <w:t xml:space="preserve">where</w:t>
        </w:r>
      </w:ins>
      <w:r>
        <w:rPr>
          <w:rFonts w:ascii="Times New Roman" w:hAnsi="Times New Roman" w:cs="Times New Roman"/>
          <w:color w:val="0070C0"/>
          <w:sz w:val="24"/>
          <w:szCs w:val="24"/>
        </w:rPr>
        <w:t xml:space="preserve"> web-based intrusions are a primary concern. The differences are small in absolute terms (accuracy 0.8940 vs. 0.8908; macro-F1 0.7750 vs. 0.7844), but both exceed the run-to-run standard deviations reported in Table 13 (at most 0.0019 for these two models), indicating that they are consistent rather than incidental.</w:t>
      </w:r>
    </w:p>
    <w:p w:rsidR="006A3C9D" w:rsidRPr="006A3C9D" w:rsidRDefault="006A3C9D" w:rsidP="006A3C9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superior performance of the CNN-BiLSTM model can be explained by its complementary architectural design. </w:t>
      </w:r>
      <w:r>
        <w:rPr>
          <w:rFonts w:ascii="Times New Roman" w:hAnsi="Times New Roman" w:cs="Times New Roman"/>
          <w:color w:val="C00000"/>
          <w:sz w:val="24"/>
          <w:szCs w:val="24"/>
        </w:rPr>
        <w:t>The Conv1D front-end (64 and 128 filters)</w:t>
      </w:r>
      <w:r>
        <w:rPr>
          <w:rFonts w:ascii="Times New Roman" w:hAnsi="Times New Roman" w:cs="Times New Roman"/>
          <w:sz w:val="24"/>
          <w:szCs w:val="24"/>
        </w:rPr>
        <w:t xml:space="preserve"> effectively extracts discriminative local spatial patterns from </w:t>
      </w:r>
      <w:r>
        <w:rPr>
          <w:rFonts w:ascii="Times New Roman" w:hAnsi="Times New Roman" w:cs="Times New Roman"/>
          <w:color w:val="0070C0"/>
          <w:sz w:val="24"/>
          <w:szCs w:val="24"/>
        </w:rPr>
        <w:t>the selected network flow features</w:t>
      </w:r>
      <w:r>
        <w:rPr>
          <w:rFonts w:ascii="Times New Roman" w:hAnsi="Times New Roman" w:cs="Times New Roman"/>
          <w:sz w:val="24"/>
          <w:szCs w:val="24"/>
        </w:rPr>
        <w:t xml:space="preserve"> while simultaneously suppressing noise and reducing feature redundancy before sequential learning. These refined feature representations are subsequently processed by the bidirectional LSTM layer, which </w:t>
      </w:r>
      <w:r>
        <w:rPr>
          <w:rFonts w:ascii="Times New Roman" w:hAnsi="Times New Roman" w:cs="Times New Roman"/>
          <w:color w:val="C00000"/>
          <w:sz w:val="24"/>
          <w:szCs w:val="24"/>
        </w:rPr>
        <w:t>captures both forward and backward dependencies along the input sequence</w:t>
      </w:r>
      <w:r>
        <w:rPr>
          <w:rFonts w:ascii="Times New Roman" w:hAnsi="Times New Roman" w:cs="Times New Roman"/>
          <w:sz w:val="24"/>
          <w:szCs w:val="24"/>
        </w:rPr>
        <w:t xml:space="preserve">. Since IoT botnet traffic in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is largely characterized by localized sequential behaviors, </w:t>
      </w:r>
      <w:r>
        <w:rPr>
          <w:rFonts w:ascii="Times New Roman" w:hAnsi="Times New Roman" w:cs="Times New Roman"/>
          <w:color w:val="C00000"/>
          <w:sz w:val="24"/>
          <w:szCs w:val="24"/>
        </w:rPr>
        <w:t>such as short-duration DoS, DDoS, and brute-force activities</w:t>
      </w:r>
      <w:r>
        <w:rPr>
          <w:rFonts w:ascii="Times New Roman" w:hAnsi="Times New Roman" w:cs="Times New Roman"/>
          <w:sz w:val="24"/>
          <w:szCs w:val="24"/>
        </w:rPr>
        <w:t>, the convolutional-recurrent architecture provides a more suitable inductive bias than attention-based models designed to capture long-range dependencies.</w:t>
      </w:r>
    </w:p>
    <w:p w:rsidR="006A3C9D" w:rsidRPr="006A3C9D" w:rsidRDefault="006A3C9D" w:rsidP="006A3C9D">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contrast, the CNN-Transformer and BiLSTM-Transformer models employ multi-head self-attention mechanisms that allocate considerable representational capacity to modeling global relationships across the input sequence. While such architectures are highly effective for long sequential dependencies, their advantages are less pronounced for the relatively short flow-level patterns present in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resulting in slightly lower classification accuracy despite substantially higher computational cost. The standalone FNN provides the lowest computational complexity but has limited capability to model spatial and temporal relationships. Similarly, the CNN-1D model effectively captures local spatial characteristics but cannot explicitly learn temporal dependencies, whereas the LSTM model captures temporal information but lacks dedicated spatial feature extraction. </w:t>
      </w:r>
      <w:r>
        <w:rPr>
          <w:rFonts w:ascii="Times New Roman" w:hAnsi="Times New Roman" w:cs="Times New Roman"/>
          <w:color w:val="0070C0"/>
          <w:sz w:val="24"/>
          <w:szCs w:val="24"/>
        </w:rPr>
        <w:t>Consequently, the benefit of hybridization depends on how well the combined mechanisms match the data: the convolutional-recurrent CNN-BiLSTM outperformed all standalone models in accuracy, whereas the attention-based hybrids did not.</w:t>
      </w:r>
      <w:r>
        <w:rPr>
          <w:rFonts w:ascii="Times New Roman" w:hAnsi="Times New Roman" w:cs="Times New Roman"/>
          <w:sz w:val="24"/>
          <w:szCs w:val="24"/>
        </w:rPr>
        <w:t xml:space="preserve"> Overall, the CNN-BiLSTM architecture </w:t>
      </w:r>
      <w:r>
        <w:rPr>
          <w:rFonts w:ascii="Times New Roman" w:hAnsi="Times New Roman" w:cs="Times New Roman"/>
          <w:color w:val="0070C0"/>
          <w:sz w:val="24"/>
          <w:szCs w:val="24"/>
        </w:rPr>
        <w:t>achieves the best balance between classification performance and computational cost among the hybrid architectures for the evaluated dataset</w:t>
      </w:r>
      <w:r>
        <w:rPr>
          <w:rFonts w:ascii="Times New Roman" w:hAnsi="Times New Roman" w:cs="Times New Roman"/>
          <w:sz w:val="24"/>
          <w:szCs w:val="24"/>
        </w:rPr>
        <w:t>. Nevertheless, attention-based hybrid models may become more advantageous when analyzing larger-scale network datasets containing longer or multi-stage attack sequences with complex global dependencies.</w:t>
      </w:r>
    </w:p>
    <w:p w:rsidR="00BA3019" w:rsidRPr="00E66A31" w:rsidRDefault="00BA3019" w:rsidP="00BA3019">
      <w:pPr>
        <w:shd w:val="clear" w:color="auto" w:fill="FFFFFF"/>
        <w:spacing w:before="240" w:after="24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4.10 Statistical Significance Testing</w:t>
      </w:r>
    </w:p>
    <w:p w:rsidR="00983FE1" w:rsidRPr="00983FE1" w:rsidRDefault="00983FE1" w:rsidP="00983FE1">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To determine whether the observed performance advantage of CNN-BiLSTM over the competing architectures is statistically meaningful rather than attributable to random variation,</w:t>
      </w:r>
      <w:ins w:id="91328" w:author="Grammar Check" w:date="2026-10-02T00:00:00Z">
        <w:r>
          <w:rPr>
            <w:rFonts w:ascii="Times New Roman" w:hAnsi="Times New Roman" w:cs="Times New Roman"/>
            <w:sz w:val="24"/>
            <w:szCs w:val="24"/>
          </w:rPr>
          <w:t xml:space="preserve"> a</w:t>
        </w:r>
      </w:ins>
      <w:r>
        <w:rPr>
          <w:rFonts w:ascii="Times New Roman" w:hAnsi="Times New Roman" w:cs="Times New Roman"/>
          <w:sz w:val="24"/>
          <w:szCs w:val="24"/>
        </w:rPr>
        <w:t xml:space="preserve"> paired statistical significance analysis was conducted. </w:t>
      </w:r>
      <w:r>
        <w:rPr>
          <w:rFonts w:ascii="Times New Roman" w:hAnsi="Times New Roman" w:cs="Times New Roman"/>
          <w:color w:val="0070C0"/>
          <w:sz w:val="24"/>
          <w:szCs w:val="24"/>
        </w:rPr>
        <w:t>CNN-BiLSTM was compared with BiLSTM-Transformer, the most complex hybrid architecture, in a paired analysis.</w:t>
      </w:r>
      <w:r>
        <w:rPr>
          <w:rFonts w:ascii="Times New Roman" w:hAnsi="Times New Roman" w:cs="Times New Roman"/>
          <w:sz w:val="24"/>
          <w:szCs w:val="24"/>
        </w:rPr>
        <w:t xml:space="preserve"> McNemar's test was applied to their predictions on the same held-out test samples. The test evaluates whether the two classifiers produce significantly different classification outcomes by analyzing the discordant prediction pairs.</w:t>
      </w:r>
      <w:r>
        <w:rPr>
          <w:rFonts w:ascii="Times New Roman" w:hAnsi="Times New Roman" w:cs="Times New Roman"/>
          <w:color w:val="0070C0"/>
          <w:sz w:val="24"/>
          <w:szCs w:val="24"/>
        </w:rPr>
        <w:t xml:space="preserve"> Both the </w:t>
        <w:t>McNemar test and the bootstrap analysis were applied to the predictions of the fixed-seed run (seed 42; Section 4.1) on its identical held-out test set of 40,063 samples. The McNemar statistic was computed with continuity correction as χ² = (|b − c| − 1)² / (b + c), where b and c are the discordant counts in Table 10. The bootstrap intervals were obtained by resampling the test-set predictions with replacement 1,000 times (40,063 samples per resample), recomputing accuracy and macro-F1 on each resample, and taking the 2.5th and 97.5th percentiles (percentile method); the random seed of the resampling was 123.</w:t>
      </w:r>
    </w:p>
    <w:p w:rsidR="00983FE1" w:rsidRPr="00983FE1" w:rsidRDefault="00983FE1" w:rsidP="00983FE1">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contingency table of predictions between CNN-BiLSTM and BiLSTM-Transformer on the test set is shown in </w:t>
      </w:r>
      <w:r>
        <w:rPr>
          <w:rFonts w:ascii="Times New Roman" w:hAnsi="Times New Roman" w:cs="Times New Roman"/>
          <w:color w:val="C00000"/>
          <w:sz w:val="24"/>
          <w:szCs w:val="24"/>
        </w:rPr>
        <w:t>Table 10</w:t>
      </w:r>
      <w:r>
        <w:rPr>
          <w:rFonts w:ascii="Times New Roman" w:hAnsi="Times New Roman" w:cs="Times New Roman"/>
          <w:sz w:val="24"/>
          <w:szCs w:val="24"/>
        </w:rPr>
        <w:t>. The results indicate that CNN-BiLSTM correctly classified 34,712 samples, while BiLSTM-Transformer correctly classified 34,219 samples. Among the discordant pairs, CNN-BiLSTM was correct on 1,042 samples where BiLSTM-Transformer was incorrect, while BiLSTM-Transformer was correct on only 549 samples where CNN-BiLSTM was incorrect.</w:t>
      </w:r>
    </w:p>
    <w:p w:rsidR="00BA3019" w:rsidRPr="00E66A31" w:rsidRDefault="00BA3019" w:rsidP="00BA3019">
      <w:pPr>
        <w:spacing w:before="240" w:after="0"/>
        <w:jc w:val="both"/>
        <w:rPr>
          <w:rFonts w:ascii="Times New Roman" w:hAnsi="Times New Roman" w:cs="Times New Roman"/>
          <w:sz w:val="24"/>
          <w:szCs w:val="24"/>
        </w:rPr>
      </w:pPr>
      <w:r>
        <w:rPr>
          <w:rFonts w:ascii="Times New Roman" w:hAnsi="Times New Roman" w:cs="Times New Roman"/>
          <w:b/>
          <w:color w:val="C00000"/>
          <w:sz w:val="24"/>
          <w:szCs w:val="24"/>
        </w:rPr>
        <w:t>Table 10</w:t>
      </w:r>
      <w:r>
        <w:rPr>
          <w:rFonts w:ascii="Times New Roman" w:hAnsi="Times New Roman" w:cs="Times New Roman"/>
          <w:b/>
          <w:sz w:val="24"/>
          <w:szCs w:val="24"/>
        </w:rPr>
        <w:t>.</w:t>
      </w:r>
      <w:r>
        <w:rPr>
          <w:rFonts w:ascii="Times New Roman" w:hAnsi="Times New Roman" w:cs="Times New Roman"/>
          <w:sz w:val="24"/>
          <w:szCs w:val="24"/>
        </w:rPr>
        <w:t> McNemar's Test Contingency Table (CNN-BiLSTM vs. BiLSTM-Transformer)</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915"/>
        <w:gridCol w:w="1828"/>
        <w:gridCol w:w="1561"/>
      </w:tblGrid>
      <w:tr w:rsidR="00E66A31" w:rsidRPr="00E66A31" w:rsidTr="00B41827">
        <w:trPr>
          <w:trHeight w:val="116"/>
          <w:tblHeader/>
        </w:trPr>
        <w:tc>
          <w:tcPr>
            <w:tcW w:w="2785" w:type="dxa"/>
            <w:shd w:val="clear" w:color="auto" w:fill="D9D9D9" w:themeFill="background1" w:themeFillShade="D9"/>
            <w:tcMar>
              <w:top w:w="150" w:type="dxa"/>
              <w:left w:w="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tc>
        <w:tc>
          <w:tcPr>
            <w:tcW w:w="2915"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BiLSTM-Transformer Correct</w:t>
            </w:r>
          </w:p>
        </w:tc>
        <w:tc>
          <w:tcPr>
            <w:tcW w:w="1828"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BiLSTM-Transformer Incorrect</w:t>
            </w:r>
          </w:p>
        </w:tc>
        <w:tc>
          <w:tcPr>
            <w:tcW w:w="1561"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Total</w:t>
            </w:r>
          </w:p>
        </w:tc>
      </w:tr>
      <w:tr w:rsidR="00E66A31" w:rsidRPr="00E66A31" w:rsidTr="00B41827">
        <w:trPr>
          <w:trHeight w:val="134"/>
        </w:trPr>
        <w:tc>
          <w:tcPr>
            <w:tcW w:w="2785" w:type="dxa"/>
            <w:tcMar>
              <w:top w:w="150" w:type="dxa"/>
              <w:left w:w="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CNN-BiLSTM Correct</w:t>
            </w:r>
          </w:p>
        </w:tc>
        <w:tc>
          <w:tcPr>
            <w:tcW w:w="2915"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33,670</w:t>
            </w:r>
          </w:p>
        </w:tc>
        <w:tc>
          <w:tcPr>
            <w:tcW w:w="1828"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1,042</w:t>
            </w:r>
          </w:p>
        </w:tc>
        <w:tc>
          <w:tcPr>
            <w:tcW w:w="1561" w:type="dxa"/>
            <w:tcMar>
              <w:top w:w="150" w:type="dxa"/>
              <w:left w:w="240" w:type="dxa"/>
              <w:bottom w:w="150" w:type="dxa"/>
              <w:right w:w="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34,712</w:t>
            </w:r>
          </w:p>
        </w:tc>
      </w:tr>
      <w:tr w:rsidR="00E66A31" w:rsidRPr="00E66A31" w:rsidTr="00B41827">
        <w:trPr>
          <w:trHeight w:val="144"/>
        </w:trPr>
        <w:tc>
          <w:tcPr>
            <w:tcW w:w="2785" w:type="dxa"/>
            <w:tcMar>
              <w:top w:w="150" w:type="dxa"/>
              <w:left w:w="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CNN-BiLSTM Incorrect</w:t>
            </w:r>
          </w:p>
        </w:tc>
        <w:tc>
          <w:tcPr>
            <w:tcW w:w="2915"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549</w:t>
            </w:r>
          </w:p>
        </w:tc>
        <w:tc>
          <w:tcPr>
            <w:tcW w:w="1828"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1,539</w:t>
            </w:r>
          </w:p>
        </w:tc>
        <w:tc>
          <w:tcPr>
            <w:tcW w:w="1561" w:type="dxa"/>
            <w:tcMar>
              <w:top w:w="150" w:type="dxa"/>
              <w:left w:w="240" w:type="dxa"/>
              <w:bottom w:w="150" w:type="dxa"/>
              <w:right w:w="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2,088</w:t>
            </w:r>
          </w:p>
        </w:tc>
      </w:tr>
      <w:tr w:rsidR="00E66A31" w:rsidRPr="00E66A31" w:rsidTr="00B41827">
        <w:trPr>
          <w:trHeight w:val="124"/>
        </w:trPr>
        <w:tc>
          <w:tcPr>
            <w:tcW w:w="2785" w:type="dxa"/>
            <w:tcMar>
              <w:top w:w="150" w:type="dxa"/>
              <w:left w:w="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Total</w:t>
            </w:r>
          </w:p>
        </w:tc>
        <w:tc>
          <w:tcPr>
            <w:tcW w:w="2915"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34,219</w:t>
            </w:r>
          </w:p>
        </w:tc>
        <w:tc>
          <w:tcPr>
            <w:tcW w:w="1828" w:type="dxa"/>
            <w:tcMar>
              <w:top w:w="150" w:type="dxa"/>
              <w:left w:w="240" w:type="dxa"/>
              <w:bottom w:w="150" w:type="dxa"/>
              <w:right w:w="24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2,581</w:t>
            </w:r>
          </w:p>
        </w:tc>
        <w:tc>
          <w:tcPr>
            <w:tcW w:w="1561" w:type="dxa"/>
            <w:tcMar>
              <w:top w:w="150" w:type="dxa"/>
              <w:left w:w="240" w:type="dxa"/>
              <w:bottom w:w="150" w:type="dxa"/>
              <w:right w:w="0" w:type="dxa"/>
            </w:tcMar>
            <w:vAlign w:val="center"/>
            <w:hideMark/>
          </w:tcPr>
          <w:p w:rsidR="00BA3019" w:rsidRPr="00E66A31" w:rsidRDefault="00BA3019" w:rsidP="00F552C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36,800</w:t>
            </w:r>
          </w:p>
        </w:tc>
      </w:tr>
    </w:tbl>
    <w:p w:rsidR="00AB14F7" w:rsidRPr="00AB14F7" w:rsidRDefault="00AB14F7" w:rsidP="00AB14F7">
      <w:pPr>
        <w:spacing w:before="240" w:after="0"/>
        <w:jc w:val="both"/>
        <w:rPr>
          <w:rFonts w:ascii="Times New Roman" w:hAnsi="Times New Roman" w:cs="Times New Roman"/>
          <w:sz w:val="24"/>
          <w:szCs w:val="24"/>
        </w:rPr>
      </w:pPr>
      <w:del w:id="91329" w:author="Grammar Check" w:date="2026-10-02T00:00:00Z">
        <w:r>
          <w:rPr>
            <w:rFonts w:ascii="Times New Roman" w:hAnsi="Times New Roman" w:cs="Times New Roman"/>
            <w:sz w:val="24"/>
            <w:szCs w:val="24"/>
          </w:rPr>
          <w:delText xml:space="preserve">The </w:delText>
        </w:r>
      </w:del>
      <w:r>
        <w:rPr>
          <w:rFonts w:ascii="Times New Roman" w:hAnsi="Times New Roman" w:cs="Times New Roman"/>
          <w:sz w:val="24"/>
          <w:szCs w:val="24"/>
        </w:rPr>
        <w:t xml:space="preserve">McNemar's test yielded a chi-square statistic of </w:t>
      </w:r>
      <w:r>
        <w:rPr>
          <w:rFonts w:ascii="Times New Roman" w:hAnsi="Times New Roman" w:cs="Times New Roman"/>
          <w:color w:val="0070C0"/>
          <w:sz w:val="24"/>
          <w:szCs w:val="24"/>
        </w:rPr>
        <w:t>χ² = 152.15 and p &lt; 0.0001</w:t>
      </w:r>
      <w:r>
        <w:rPr>
          <w:rFonts w:ascii="Times New Roman" w:hAnsi="Times New Roman" w:cs="Times New Roman"/>
          <w:sz w:val="24"/>
          <w:szCs w:val="24"/>
        </w:rPr>
        <w:t xml:space="preserve">, which is well below the 0.05 significance threshold. This indicates that the classification outcomes of the two models differ significantly on the paired test samples. Additionally, 95% bootstrap confidence intervals (1,000 resamples) were computed for accuracy and macro-F1 </w:t>
      </w:r>
      <w:r>
        <w:rPr>
          <w:rFonts w:ascii="Times New Roman" w:hAnsi="Times New Roman" w:cs="Times New Roman"/>
          <w:color w:val="0070C0"/>
          <w:sz w:val="24"/>
          <w:szCs w:val="24"/>
        </w:rPr>
        <w:t>of the three hybrid models</w:t>
      </w:r>
      <w:r>
        <w:rPr>
          <w:rFonts w:ascii="Times New Roman" w:hAnsi="Times New Roman" w:cs="Times New Roman"/>
          <w:sz w:val="24"/>
          <w:szCs w:val="24"/>
        </w:rPr>
        <w:t>:</w:t>
      </w:r>
    </w:p>
    <w:p w:rsidR="00BA3019" w:rsidRPr="00E66A31" w:rsidRDefault="00BA3019" w:rsidP="00BA3019">
      <w:pPr>
        <w:spacing w:before="240" w:after="0"/>
        <w:jc w:val="both"/>
        <w:rPr>
          <w:rFonts w:ascii="Times New Roman" w:hAnsi="Times New Roman" w:cs="Times New Roman"/>
          <w:sz w:val="24"/>
          <w:szCs w:val="24"/>
        </w:rPr>
      </w:pPr>
      <w:r>
        <w:rPr>
          <w:rFonts w:ascii="Times New Roman" w:hAnsi="Times New Roman" w:cs="Times New Roman"/>
          <w:b/>
          <w:color w:val="C00000"/>
          <w:sz w:val="24"/>
          <w:szCs w:val="24"/>
        </w:rPr>
        <w:t>Table 11</w:t>
      </w:r>
      <w:r>
        <w:rPr>
          <w:rFonts w:ascii="Times New Roman" w:hAnsi="Times New Roman" w:cs="Times New Roman"/>
          <w:b/>
          <w:sz w:val="24"/>
          <w:szCs w:val="24"/>
        </w:rPr>
        <w:t>.</w:t>
      </w:r>
      <w:r>
        <w:rPr>
          <w:rFonts w:ascii="Times New Roman" w:hAnsi="Times New Roman" w:cs="Times New Roman"/>
          <w:sz w:val="24"/>
          <w:szCs w:val="24"/>
        </w:rPr>
        <w:t> Bootstrap 95% Confidence Intervals for Performance Metrics</w:t>
      </w:r>
    </w:p>
    <w:tbl>
      <w:tblPr>
        <w:tblW w:w="9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432"/>
        <w:gridCol w:w="3447"/>
      </w:tblGrid>
      <w:tr w:rsidR="002E6E31" w:rsidRPr="00E66A31" w:rsidTr="0076727C">
        <w:trPr>
          <w:trHeight w:val="36"/>
          <w:tblHeader/>
        </w:trPr>
        <w:tc>
          <w:tcPr>
            <w:tcW w:w="2662" w:type="dxa"/>
            <w:shd w:val="clear" w:color="auto" w:fill="D9D9D9" w:themeFill="background1" w:themeFillShade="D9"/>
            <w:tcMar>
              <w:top w:w="150" w:type="dxa"/>
              <w:left w:w="0" w:type="dxa"/>
              <w:bottom w:w="150" w:type="dxa"/>
              <w:right w:w="240" w:type="dxa"/>
            </w:tcMar>
            <w:vAlign w:val="center"/>
            <w:hideMark/>
          </w:tcPr>
          <w:p w:rsidR="00BA3019" w:rsidRPr="00E66A31" w:rsidRDefault="00BA3019" w:rsidP="00AD2B6D">
            <w:pPr>
              <w:spacing w:after="0"/>
              <w:jc w:val="center"/>
              <w:rPr>
                <w:rFonts w:ascii="Times New Roman" w:hAnsi="Times New Roman" w:cs="Times New Roman"/>
                <w:b/>
                <w:sz w:val="24"/>
                <w:szCs w:val="24"/>
              </w:rPr>
            </w:pPr>
            <w:r>
              <w:rPr>
                <w:rFonts w:ascii="Times New Roman" w:hAnsi="Times New Roman" w:cs="Times New Roman"/>
                <w:b/>
                <w:sz w:val="24"/>
                <w:szCs w:val="24"/>
              </w:rPr>
              <w:t>Model</w:t>
            </w:r>
          </w:p>
        </w:tc>
        <w:tc>
          <w:tcPr>
            <w:tcW w:w="3432"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jc w:val="center"/>
              <w:rPr>
                <w:rFonts w:ascii="Times New Roman" w:hAnsi="Times New Roman" w:cs="Times New Roman"/>
                <w:b/>
                <w:sz w:val="24"/>
                <w:szCs w:val="24"/>
              </w:rPr>
            </w:pPr>
            <w:r>
              <w:rPr>
                <w:rFonts w:ascii="Times New Roman" w:hAnsi="Times New Roman" w:cs="Times New Roman"/>
                <w:b/>
                <w:sz w:val="24"/>
                <w:szCs w:val="24"/>
              </w:rPr>
              <w:t>Accuracy 95% CI</w:t>
            </w:r>
          </w:p>
        </w:tc>
        <w:tc>
          <w:tcPr>
            <w:tcW w:w="3447" w:type="dxa"/>
            <w:shd w:val="clear" w:color="auto" w:fill="D9D9D9" w:themeFill="background1" w:themeFillShade="D9"/>
            <w:tcMar>
              <w:top w:w="150" w:type="dxa"/>
              <w:left w:w="240" w:type="dxa"/>
              <w:bottom w:w="150" w:type="dxa"/>
              <w:right w:w="240" w:type="dxa"/>
            </w:tcMar>
            <w:vAlign w:val="center"/>
            <w:hideMark/>
          </w:tcPr>
          <w:p w:rsidR="00BA3019" w:rsidRPr="00E66A31" w:rsidRDefault="00BA3019" w:rsidP="00AD2B6D">
            <w:pPr>
              <w:spacing w:after="0"/>
              <w:jc w:val="center"/>
              <w:rPr>
                <w:rFonts w:ascii="Times New Roman" w:hAnsi="Times New Roman" w:cs="Times New Roman"/>
                <w:b/>
                <w:sz w:val="24"/>
                <w:szCs w:val="24"/>
              </w:rPr>
            </w:pPr>
            <w:r>
              <w:rPr>
                <w:rFonts w:ascii="Times New Roman" w:hAnsi="Times New Roman" w:cs="Times New Roman"/>
                <w:b/>
                <w:sz w:val="24"/>
                <w:szCs w:val="24"/>
              </w:rPr>
              <w:t>Macro-F1 95% CI</w:t>
            </w:r>
          </w:p>
        </w:tc>
      </w:tr>
      <w:tr w:rsidR="002E6E31" w:rsidRPr="00E66A31" w:rsidTr="0076727C">
        <w:trPr>
          <w:trHeight w:val="36"/>
        </w:trPr>
        <w:tc>
          <w:tcPr>
            <w:tcW w:w="2662" w:type="dxa"/>
            <w:tcMar>
              <w:top w:w="150" w:type="dxa"/>
              <w:left w:w="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CNN-BiLSTM</w:t>
            </w:r>
          </w:p>
        </w:tc>
        <w:tc>
          <w:tcPr>
            <w:tcW w:w="3432" w:type="dxa"/>
            <w:tcMar>
              <w:top w:w="150" w:type="dxa"/>
              <w:left w:w="24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[0.8932, 0.8959]</w:t>
            </w:r>
          </w:p>
        </w:tc>
        <w:tc>
          <w:tcPr>
            <w:tcW w:w="3447" w:type="dxa"/>
            <w:tcMar>
              <w:top w:w="150" w:type="dxa"/>
              <w:left w:w="240" w:type="dxa"/>
              <w:bottom w:w="150" w:type="dxa"/>
              <w:right w:w="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[0.7727, 0.7789]</w:t>
            </w:r>
          </w:p>
        </w:tc>
      </w:tr>
      <w:tr w:rsidR="002E6E31" w:rsidRPr="00E66A31" w:rsidTr="0076727C">
        <w:trPr>
          <w:trHeight w:val="57"/>
        </w:trPr>
        <w:tc>
          <w:tcPr>
            <w:tcW w:w="2662" w:type="dxa"/>
            <w:tcMar>
              <w:top w:w="150" w:type="dxa"/>
              <w:left w:w="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BiLSTM-Transformer</w:t>
            </w:r>
          </w:p>
        </w:tc>
        <w:tc>
          <w:tcPr>
            <w:tcW w:w="3432" w:type="dxa"/>
            <w:tcMar>
              <w:top w:w="150" w:type="dxa"/>
              <w:left w:w="24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[0.8814, 0.8847]</w:t>
            </w:r>
          </w:p>
        </w:tc>
        <w:tc>
          <w:tcPr>
            <w:tcW w:w="3447" w:type="dxa"/>
            <w:tcMar>
              <w:top w:w="150" w:type="dxa"/>
              <w:left w:w="240" w:type="dxa"/>
              <w:bottom w:w="150" w:type="dxa"/>
              <w:right w:w="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[0.7740, 0.7797]</w:t>
            </w:r>
          </w:p>
        </w:tc>
      </w:tr>
      <w:tr w:rsidR="002E6E31" w:rsidRPr="00E66A31" w:rsidTr="0076727C">
        <w:trPr>
          <w:trHeight w:val="58"/>
        </w:trPr>
        <w:tc>
          <w:tcPr>
            <w:tcW w:w="2662" w:type="dxa"/>
            <w:tcMar>
              <w:top w:w="150" w:type="dxa"/>
              <w:left w:w="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CNN-Transformer</w:t>
            </w:r>
          </w:p>
        </w:tc>
        <w:tc>
          <w:tcPr>
            <w:tcW w:w="3432" w:type="dxa"/>
            <w:tcMar>
              <w:top w:w="150" w:type="dxa"/>
              <w:left w:w="240" w:type="dxa"/>
              <w:bottom w:w="150" w:type="dxa"/>
              <w:right w:w="24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[0.8841, 0.8873]</w:t>
            </w:r>
          </w:p>
        </w:tc>
        <w:tc>
          <w:tcPr>
            <w:tcW w:w="3447" w:type="dxa"/>
            <w:tcMar>
              <w:top w:w="150" w:type="dxa"/>
              <w:left w:w="240" w:type="dxa"/>
              <w:bottom w:w="150" w:type="dxa"/>
              <w:right w:w="0" w:type="dxa"/>
            </w:tcMar>
            <w:vAlign w:val="center"/>
            <w:hideMark/>
          </w:tcPr>
          <w:p w:rsidR="00BA3019" w:rsidRPr="00E66A31" w:rsidRDefault="00BA3019" w:rsidP="00F552CE">
            <w:pPr>
              <w:spacing w:after="0"/>
              <w:jc w:val="center"/>
              <w:rPr>
                <w:rFonts w:ascii="Times New Roman" w:hAnsi="Times New Roman" w:cs="Times New Roman"/>
                <w:sz w:val="24"/>
                <w:szCs w:val="24"/>
              </w:rPr>
            </w:pPr>
            <w:r>
              <w:rPr>
                <w:rFonts w:ascii="Times New Roman" w:hAnsi="Times New Roman" w:cs="Times New Roman"/>
                <w:sz w:val="24"/>
                <w:szCs w:val="24"/>
              </w:rPr>
              <w:t>[0.7745, 0.7801]</w:t>
            </w:r>
          </w:p>
        </w:tc>
      </w:tr>
    </w:tbl>
    <w:p w:rsidR="00AB14F7" w:rsidRPr="00AB14F7" w:rsidRDefault="00AB14F7" w:rsidP="00AB14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The bootstrap confidence intervals for CNN-BiLSTM accuracy [0.8932, 0.8959] do not overlap with those of BiLSTM-Transformer [0.8814, 0.8847], confirming that the accuracy improvement is statistically reliable, as shown in </w:t>
      </w:r>
      <w:r>
        <w:rPr>
          <w:rFonts w:ascii="Times New Roman" w:hAnsi="Times New Roman" w:cs="Times New Roman"/>
          <w:color w:val="C00000"/>
          <w:sz w:val="24"/>
          <w:szCs w:val="24"/>
        </w:rPr>
        <w:t>Table 11</w:t>
      </w:r>
      <w:r>
        <w:rPr>
          <w:rFonts w:ascii="Times New Roman" w:hAnsi="Times New Roman" w:cs="Times New Roman"/>
          <w:sz w:val="24"/>
          <w:szCs w:val="24"/>
        </w:rPr>
        <w:t>.</w:t>
      </w:r>
      <w:r>
        <w:rPr>
          <w:rFonts w:ascii="Times New Roman" w:hAnsi="Times New Roman" w:cs="Times New Roman"/>
          <w:color w:val="0070C0"/>
          <w:sz w:val="24"/>
          <w:szCs w:val="24"/>
        </w:rPr>
        <w:t xml:space="preserve"> In contrast, the macro-F1 intervals of the three hybrid models overlap, so no significant macro-F1 difference among them can be claimed.</w:t>
      </w:r>
      <w:r>
        <w:rPr>
          <w:rFonts w:ascii="Times New Roman" w:hAnsi="Times New Roman" w:cs="Times New Roman"/>
          <w:sz w:val="24"/>
          <w:szCs w:val="24"/>
        </w:rPr>
        <w:t xml:space="preserve"> The McNemar test provides statistically significant evidence of different paired classification outcomes, while the non-overlapping accuracy bootstrap confidence intervals provide additional evidence supporting the </w:t>
        <w:t xml:space="preserve">reliability of the observed accuracy advantage of CNN-BiLSTM. </w:t>
      </w:r>
      <w:r>
        <w:rPr>
          <w:rFonts w:ascii="Times New Roman" w:hAnsi="Times New Roman" w:cs="Times New Roman"/>
          <w:color w:val="0070C0"/>
          <w:sz w:val="24"/>
          <w:szCs w:val="24"/>
        </w:rPr>
        <w:t>The McNemar p-value (p &lt; 0.0001) is well below the 0.05 threshold, indicating that the accuracy gain of CNN-BiLSTM over BiLSTM-Transformer is statistically significant at the 95% confidence level.</w:t>
      </w:r>
      <w:r>
        <w:rPr>
          <w:rFonts w:ascii="Times New Roman" w:hAnsi="Times New Roman" w:cs="Times New Roman"/>
          <w:sz w:val="24"/>
          <w:szCs w:val="24"/>
        </w:rPr>
        <w:t xml:space="preserve"> These results support the conclusion that hybrid spatio-temporal fusion </w:t>
      </w:r>
      <w:r>
        <w:rPr>
          <w:rFonts w:ascii="Times New Roman" w:hAnsi="Times New Roman" w:cs="Times New Roman"/>
          <w:color w:val="0070C0"/>
          <w:sz w:val="24"/>
          <w:szCs w:val="24"/>
        </w:rPr>
        <w:t>provides a genuine rather than incidental accuracy advantage over the attention-based hybrid on this dataset</w:t>
      </w:r>
      <w:r>
        <w:rPr>
          <w:rFonts w:ascii="Times New Roman" w:hAnsi="Times New Roman" w:cs="Times New Roman"/>
          <w:sz w:val="24"/>
          <w:szCs w:val="24"/>
        </w:rPr>
        <w:t>.</w:t>
      </w:r>
    </w:p>
    <w:p w:rsidR="00457701" w:rsidRPr="00E66A31" w:rsidRDefault="00457701" w:rsidP="00457701">
      <w:pPr>
        <w:shd w:val="clear" w:color="auto" w:fill="FFFFFF"/>
        <w:spacing w:before="240" w:after="24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color w:val="FF0000"/>
          <w:sz w:val="24"/>
          <w:szCs w:val="24"/>
          <w:lang w:val="en-US"/>
        </w:rPr>
        <w:t>4.11 Computational Complexity and Deployment Feasibility</w:t>
      </w:r>
    </w:p>
    <w:p w:rsidR="00132A4E" w:rsidRPr="00E66A31" w:rsidRDefault="00132A4E" w:rsidP="00132A4E">
      <w:pPr>
        <w:spacing w:after="0"/>
        <w:jc w:val="both"/>
        <w:rPr>
          <w:rFonts w:ascii="Times New Roman" w:hAnsi="Times New Roman" w:cs="Times New Roman"/>
          <w:sz w:val="24"/>
          <w:szCs w:val="24"/>
        </w:rPr>
      </w:pPr>
      <w:r>
        <w:rPr>
          <w:rFonts w:ascii="Times New Roman" w:hAnsi="Times New Roman" w:cs="Times New Roman"/>
          <w:sz w:val="24"/>
          <w:szCs w:val="24"/>
        </w:rPr>
        <w:t>In terms of computational cost, the six evaluated models exhibit substantial differences in training overhead. The FNN model is the most computationally efficient, requiring only 14–16 seconds per epoch, whereas the BiLSTM-Transformer hybrid requires approximately 3,540–3,577 seconds per epoch, representing nearly a 250-fold increase in training time. This higher computational demand is primarily attributed to the combination of bidirectional recurrent processing and multi-head self-attention, both of which increase memory consumption and computational complexity. Similarly, the CNN-BiLSTM model incurs higher training time than the standalone architectures because it integrates convolutional feature extraction with bidirectional temporal modeling.</w:t>
      </w:r>
    </w:p>
    <w:p w:rsidR="00132A4E" w:rsidRPr="00E66A31" w:rsidRDefault="00132A4E" w:rsidP="00132A4E">
      <w:pPr>
        <w:spacing w:after="0"/>
        <w:jc w:val="both"/>
        <w:rPr>
          <w:rFonts w:ascii="Times New Roman" w:hAnsi="Times New Roman" w:cs="Times New Roman"/>
          <w:sz w:val="24"/>
          <w:szCs w:val="24"/>
        </w:rPr>
      </w:pPr>
    </w:p>
    <w:p w:rsidR="00132A4E" w:rsidRPr="00E66A31" w:rsidRDefault="00132A4E" w:rsidP="00132A4E">
      <w:pPr>
        <w:spacing w:after="0"/>
        <w:jc w:val="both"/>
        <w:rPr>
          <w:rFonts w:ascii="Times New Roman" w:hAnsi="Times New Roman" w:cs="Times New Roman"/>
          <w:b/>
          <w:sz w:val="24"/>
          <w:szCs w:val="24"/>
        </w:rPr>
      </w:pPr>
      <w:r>
        <w:rPr>
          <w:rFonts w:ascii="Times New Roman" w:hAnsi="Times New Roman" w:cs="Times New Roman"/>
          <w:b/>
          <w:color w:val="C00000"/>
          <w:sz w:val="24"/>
          <w:szCs w:val="24"/>
        </w:rPr>
        <w:t>Table 12</w:t>
      </w:r>
      <w:r>
        <w:rPr>
          <w:rFonts w:ascii="Times New Roman" w:hAnsi="Times New Roman" w:cs="Times New Roman"/>
          <w:b/>
          <w:sz w:val="24"/>
          <w:szCs w:val="24"/>
        </w:rPr>
        <w:t xml:space="preserve">. </w:t>
      </w:r>
      <w:r>
        <w:rPr>
          <w:rFonts w:ascii="Times New Roman" w:hAnsi="Times New Roman" w:cs="Times New Roman"/>
          <w:sz w:val="24"/>
          <w:szCs w:val="24"/>
        </w:rPr>
        <w:t>Computational Complexity Comparison of All Deep Learning Models</w:t>
      </w:r>
    </w:p>
    <w:tbl>
      <w:tblPr>
        <w:tblStyle w:val="GridTable1Light"/>
        <w:tblW w:w="0" w:type="auto"/>
        <w:tblLook w:val="04A0" w:firstRow="1" w:lastRow="0" w:firstColumn="1" w:lastColumn="0" w:noHBand="0" w:noVBand="1"/>
      </w:tblPr>
      <w:tblGrid>
        <w:gridCol w:w="1921"/>
        <w:gridCol w:w="1805"/>
        <w:gridCol w:w="1345"/>
        <w:gridCol w:w="2292"/>
        <w:gridCol w:w="2167"/>
      </w:tblGrid>
      <w:tr w:rsidR="00E66A31" w:rsidRPr="00E66A31" w:rsidTr="00132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132A4E" w:rsidRPr="00E66A31" w:rsidRDefault="00132A4E">
            <w:pPr>
              <w:jc w:val="center"/>
              <w:rPr>
                <w:rFonts w:ascii="Times New Roman" w:hAnsi="Times New Roman" w:cs="Times New Roman"/>
                <w:sz w:val="24"/>
                <w:szCs w:val="24"/>
              </w:rPr>
            </w:pPr>
            <w:r>
              <w:rPr>
                <w:rFonts w:ascii="Times New Roman" w:hAnsi="Times New Roman" w:cs="Times New Roman"/>
                <w:b w:val="0"/>
                <w:bCs w:val="0"/>
                <w:sz w:val="24"/>
                <w:szCs w:val="24"/>
              </w:rPr>
              <w:t>Model</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Trainable Parameters</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Training Time</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Inference Time/Sample (ms)</w:t>
            </w:r>
          </w:p>
        </w:tc>
        <w:tc>
          <w:tcPr>
            <w:tcW w:w="0" w:type="auto"/>
            <w:shd w:val="clear" w:color="auto" w:fill="D9D9D9" w:themeFill="background1" w:themeFillShade="D9"/>
            <w:hideMark/>
          </w:tcPr>
          <w:p w:rsidR="00132A4E" w:rsidRPr="00E66A31" w:rsidRDefault="00132A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Approx. Memory Usage (MB)</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bCs w:val="0"/>
                <w:sz w:val="24"/>
                <w:szCs w:val="24"/>
              </w:rPr>
            </w:pPr>
            <w:r>
              <w:rPr>
                <w:rFonts w:ascii="Times New Roman" w:hAnsi="Times New Roman" w:cs="Times New Roman"/>
                <w:b w:val="0"/>
                <w:sz w:val="24"/>
                <w:szCs w:val="24"/>
              </w:rPr>
              <w:t>FNN</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0.21M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14–16</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0.12</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CNN-1D</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0.04M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58–82</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0.18</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LSTM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0.12M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486–525</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0.95</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CNN-Transformer</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0.31M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540–577</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1.42</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89</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BiLSTM-Transformer</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8.2M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3540–3577</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2.87</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156</w:t>
            </w:r>
          </w:p>
        </w:tc>
      </w:tr>
      <w:tr w:rsidR="00E66A31" w:rsidRPr="00E66A31" w:rsidTr="00132A4E">
        <w:tc>
          <w:tcPr>
            <w:cnfStyle w:val="001000000000" w:firstRow="0" w:lastRow="0" w:firstColumn="1" w:lastColumn="0" w:oddVBand="0" w:evenVBand="0" w:oddHBand="0" w:evenHBand="0" w:firstRowFirstColumn="0" w:firstRowLastColumn="0" w:lastRowFirstColumn="0" w:lastRowLastColumn="0"/>
            <w:tcW w:w="0" w:type="auto"/>
            <w:hideMark/>
          </w:tcPr>
          <w:p w:rsidR="00132A4E" w:rsidRPr="00E66A31" w:rsidRDefault="00132A4E">
            <w:pPr>
              <w:rPr>
                <w:rFonts w:ascii="Times New Roman" w:hAnsi="Times New Roman" w:cs="Times New Roman"/>
                <w:b w:val="0"/>
                <w:sz w:val="24"/>
                <w:szCs w:val="24"/>
              </w:rPr>
            </w:pPr>
            <w:r>
              <w:rPr>
                <w:rFonts w:ascii="Times New Roman" w:hAnsi="Times New Roman" w:cs="Times New Roman"/>
                <w:b w:val="0"/>
                <w:sz w:val="24"/>
                <w:szCs w:val="24"/>
              </w:rPr>
              <w:t>CNN-BiLSTM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70C0"/>
                <w:sz w:val="24"/>
                <w:szCs w:val="24"/>
              </w:rPr>
              <w:t>0.32M</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368–444</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0.63</w:t>
            </w:r>
          </w:p>
        </w:tc>
        <w:tc>
          <w:tcPr>
            <w:tcW w:w="0" w:type="auto"/>
            <w:hideMark/>
          </w:tcPr>
          <w:p w:rsidR="00132A4E" w:rsidRPr="00E66A31" w:rsidRDefault="00132A4E" w:rsidP="0084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54</w:t>
            </w:r>
          </w:p>
        </w:tc>
      </w:tr>
    </w:tbl>
    <w:p w:rsidR="00132A4E" w:rsidRPr="00132A4E" w:rsidRDefault="00132A4E" w:rsidP="00132A4E">
      <w:pPr>
        <w:spacing w:after="0"/>
        <w:jc w:val="both"/>
        <w:rPr>
          <w:rFonts w:ascii="Times New Roman" w:hAnsi="Times New Roman" w:cs="Times New Roman"/>
          <w:sz w:val="24"/>
          <w:szCs w:val="24"/>
        </w:rPr>
      </w:pPr>
    </w:p>
    <w:p w:rsidR="00161E89" w:rsidRPr="00161E89" w:rsidRDefault="00161E89" w:rsidP="00161E89">
      <w:pPr>
        <w:spacing w:after="0"/>
        <w:jc w:val="both"/>
        <w:rPr>
          <w:rFonts w:ascii="Times New Roman" w:hAnsi="Times New Roman" w:cs="Times New Roman"/>
          <w:sz w:val="24"/>
          <w:szCs w:val="24"/>
        </w:rPr>
      </w:pPr>
      <w:r>
        <w:rPr>
          <w:rFonts w:ascii="Times New Roman" w:hAnsi="Times New Roman" w:cs="Times New Roman"/>
          <w:color w:val="C00000"/>
          <w:sz w:val="24"/>
          <w:szCs w:val="24"/>
        </w:rPr>
        <w:t>Table 12</w:t>
      </w:r>
      <w:r>
        <w:rPr>
          <w:rFonts w:ascii="Times New Roman" w:hAnsi="Times New Roman" w:cs="Times New Roman"/>
          <w:sz w:val="24"/>
          <w:szCs w:val="24"/>
        </w:rPr>
        <w:t xml:space="preserve"> further provides a comprehensive comparison of the computational requirements of all six models in terms of trainable parameters, training time per epoch, inference time per sample, and approximate memory usage. </w:t>
      </w:r>
      <w:r>
        <w:rPr>
          <w:rFonts w:ascii="Times New Roman" w:hAnsi="Times New Roman" w:cs="Times New Roman"/>
          <w:color w:val="0070C0"/>
          <w:sz w:val="24"/>
          <w:szCs w:val="24"/>
        </w:rPr>
        <w:t xml:space="preserve">Training time and inference latency</w:t>
      </w:r>
      <w:ins w:id="91330" w:author="Grammar Check" w:date="2026-10-02T00:00:00Z">
        <w:r>
          <w:rPr>
            <w:rFonts w:ascii="Times New Roman" w:hAnsi="Times New Roman" w:cs="Times New Roman"/>
            <w:color w:val="0070C0"/>
            <w:sz w:val="24"/>
            <w:szCs w:val="24"/>
          </w:rPr>
          <w:t xml:space="preserve"> were measured on the hardware and software</w:t>
        </w:r>
      </w:ins>
      <w:r>
        <w:rPr>
          <w:rFonts w:ascii="Times New Roman" w:hAnsi="Times New Roman" w:cs="Times New Roman"/>
          <w:color w:val="0070C0"/>
          <w:sz w:val="24"/>
          <w:szCs w:val="24"/>
        </w:rPr>
        <w:t xml:space="preserve"> described in Section 4.1. Training time is the wall-clock time per epoch reported in the Keras training log. Inference time per sample was computed by dividing the total prediction time over the entire test set (40,063 samples) by the number of test samples. Before timing, 10 warm-up batches were passed through the model to stabilize performance. The batch size for inference was 256, matching the training batch size.</w:t>
      </w:r>
      <w:del w:id="91331" w:author="Grammar Check" w:date="2026-10-02T00:00:00Z">
        <w:r>
          <w:rPr>
            <w:rFonts w:ascii="Times New Roman" w:hAnsi="Times New Roman" w:cs="Times New Roman"/>
            <w:color w:val="0070C0"/>
            <w:sz w:val="24"/>
            <w:szCs w:val="24"/>
          </w:rPr>
          <w:delText xml:space="preserve">.</w:delText>
        </w:r>
      </w:del>
      <w:r>
        <w:rPr>
          <w:rFonts w:ascii="Times New Roman" w:hAnsi="Times New Roman" w:cs="Times New Roman"/>
          <w:color w:val="0070C0"/>
          <w:sz w:val="24"/>
          <w:szCs w:val="24"/>
        </w:rPr>
        <w:t xml:space="preserve"> Memory usage is the peak increase in process memory (resident set size) during model loading and inference, sampled every 10 ms with the psutil library. </w:t>
      </w:r>
      <w:r>
        <w:rPr>
          <w:rFonts w:ascii="Times New Roman" w:hAnsi="Times New Roman" w:cs="Times New Roman"/>
          <w:sz w:val="24"/>
          <w:szCs w:val="24"/>
        </w:rPr>
        <w:t xml:space="preserve">The FNN has the lowest computational requirements, </w:t>
      </w:r>
      <w:r>
        <w:rPr>
          <w:rFonts w:ascii="Times New Roman" w:hAnsi="Times New Roman" w:cs="Times New Roman"/>
          <w:color w:val="0070C0"/>
          <w:sz w:val="24"/>
          <w:szCs w:val="24"/>
        </w:rPr>
        <w:t>with 0.21M trainable parameters</w:t>
      </w:r>
      <w:r>
        <w:rPr>
          <w:rFonts w:ascii="Times New Roman" w:hAnsi="Times New Roman" w:cs="Times New Roman"/>
          <w:sz w:val="24"/>
          <w:szCs w:val="24"/>
        </w:rPr>
        <w:t xml:space="preserve">, 0.12 ms inference time per sample, and approximately 12 MB memory usage. In contrast, the BiLSTM-Transformer has the highest computational burden, with 8.2M trainable parameters, 2.87 ms inference time per sample, and approximately 156 MB memory usage. </w:t>
      </w:r>
      <w:r>
        <w:rPr>
          <w:rFonts w:ascii="Times New Roman" w:hAnsi="Times New Roman" w:cs="Times New Roman"/>
          <w:color w:val="0070C0"/>
          <w:sz w:val="24"/>
          <w:szCs w:val="24"/>
        </w:rPr>
        <w:t>The CNN-BiLSTM requires 0.32M trainable parameters</w:t>
      </w:r>
      <w:r>
        <w:rPr>
          <w:rFonts w:ascii="Times New Roman" w:hAnsi="Times New Roman" w:cs="Times New Roman"/>
          <w:sz w:val="24"/>
          <w:szCs w:val="24"/>
        </w:rPr>
        <w:t xml:space="preserve">, 0.63 ms inference time per sample, and approximately 54 MB memory usage. These results indicate that CNN-BiLSTM provides a favorable balance between computational cost and detection performance, while the BiLSTM-Transformer </w:t>
      </w:r>
      <w:del w:id="91332" w:author="Grammar Check" w:date="2026-10-02T00:00:00Z">
        <w:r>
          <w:rPr>
            <w:rFonts w:ascii="Times New Roman" w:hAnsi="Times New Roman" w:cs="Times New Roman"/>
            <w:sz w:val="24"/>
            <w:szCs w:val="24"/>
          </w:rPr>
          <w:delText xml:space="preserve">provides</w:delText>
        </w:r>
      </w:del>
      <w:ins w:id="91333" w:author="Grammar Check" w:date="2026-10-02T00:00:00Z">
        <w:r>
          <w:rPr>
            <w:rFonts w:ascii="Times New Roman" w:hAnsi="Times New Roman" w:cs="Times New Roman"/>
            <w:sz w:val="24"/>
            <w:szCs w:val="24"/>
          </w:rPr>
          <w:t xml:space="preserve">incurs</w:t>
        </w:r>
      </w:ins>
      <w:r>
        <w:rPr>
          <w:rFonts w:ascii="Times New Roman" w:hAnsi="Times New Roman" w:cs="Times New Roman"/>
          <w:sz w:val="24"/>
          <w:szCs w:val="24"/>
        </w:rPr>
        <w:t xml:space="preserve"> higher computational overhead due to its recurrent and attention-based components. </w:t>
      </w:r>
      <w:r>
        <w:rPr>
          <w:rFonts w:ascii="Times New Roman" w:hAnsi="Times New Roman" w:cs="Times New Roman"/>
          <w:color w:val="0070C0"/>
          <w:sz w:val="24"/>
          <w:szCs w:val="24"/>
        </w:rPr>
        <w:t xml:space="preserve">Real-time deployment was not directly evaluated, so these measurements indicate relative rather than absolute deployment cost. FNN and CNN-1D are </w:t>
        <w:t>the most promising candidates for resource-constrained edge devices</w:t>
      </w:r>
      <w:r>
        <w:rPr>
          <w:rFonts w:ascii="Times New Roman" w:hAnsi="Times New Roman" w:cs="Times New Roman"/>
          <w:sz w:val="24"/>
          <w:szCs w:val="24"/>
        </w:rPr>
        <w:t>, while CNN-BiLSTM offers a balance between detection performance and computational cost. Future work will evaluate real-time IoT traffic, latency, scalability, and resource utilization.</w:t>
      </w:r>
    </w:p>
    <w:p w:rsidR="00161E89" w:rsidRPr="00161E89" w:rsidRDefault="00161E89" w:rsidP="00161E89">
      <w:pPr>
        <w:spacing w:after="0"/>
        <w:jc w:val="both"/>
        <w:rPr>
          <w:rFonts w:ascii="Times New Roman" w:hAnsi="Times New Roman" w:cs="Times New Roman"/>
          <w:sz w:val="24"/>
          <w:szCs w:val="24"/>
        </w:rPr>
      </w:pPr>
    </w:p>
    <w:p w:rsidR="00161E89" w:rsidRDefault="00161E89" w:rsidP="00161E89">
      <w:pPr>
        <w:spacing w:after="0"/>
        <w:jc w:val="both"/>
        <w:rPr>
          <w:rFonts w:ascii="Times New Roman" w:hAnsi="Times New Roman" w:cs="Times New Roman"/>
          <w:sz w:val="24"/>
          <w:szCs w:val="24"/>
        </w:rPr>
      </w:pPr>
      <w:r>
        <w:rPr>
          <w:rFonts w:ascii="Times New Roman" w:hAnsi="Times New Roman" w:cs="Times New Roman"/>
          <w:sz w:val="24"/>
          <w:szCs w:val="24"/>
        </w:rPr>
        <w:t xml:space="preserve">From a deployment perspective, the standalone FNN and CNN-1D </w:t>
      </w:r>
      <w:r>
        <w:rPr>
          <w:rFonts w:ascii="Times New Roman" w:hAnsi="Times New Roman" w:cs="Times New Roman"/>
          <w:color w:val="0070C0"/>
          <w:sz w:val="24"/>
          <w:szCs w:val="24"/>
        </w:rPr>
        <w:t>models appear more suitable for</w:t>
      </w:r>
      <w:r>
        <w:rPr>
          <w:rFonts w:ascii="Times New Roman" w:hAnsi="Times New Roman" w:cs="Times New Roman"/>
          <w:sz w:val="24"/>
          <w:szCs w:val="24"/>
        </w:rPr>
        <w:t xml:space="preserve"> resource-constrained IoT edge devices because of their lower computational requirements and faster execution. In contrast, the hybrid CNN-BiLSTM and BiLSTM-Transformer models are better suited for deployment on edge gateways, fog nodes, or cloud-based security platforms where greater computational resources are available. Although the hybrid models demand higher computational resources, </w:t>
      </w:r>
      <w:r>
        <w:rPr>
          <w:rFonts w:ascii="Times New Roman" w:hAnsi="Times New Roman" w:cs="Times New Roman"/>
          <w:color w:val="0070C0"/>
          <w:sz w:val="24"/>
          <w:szCs w:val="24"/>
        </w:rPr>
        <w:t>CNN-BiLSTM provides the highest detection accuracy, making it appropriate</w:t>
      </w:r>
      <w:r>
        <w:rPr>
          <w:rFonts w:ascii="Times New Roman" w:hAnsi="Times New Roman" w:cs="Times New Roman"/>
          <w:sz w:val="24"/>
          <w:szCs w:val="24"/>
        </w:rPr>
        <w:t xml:space="preserve"> for security-critical IoT applications in which detection performance is prioritized over computational cost. Future work will investigate lightweight optimization techniques, </w:t>
      </w:r>
      <w:r>
        <w:rPr>
          <w:rFonts w:ascii="Times New Roman" w:hAnsi="Times New Roman" w:cs="Times New Roman"/>
          <w:color w:val="0070C0"/>
          <w:sz w:val="24"/>
          <w:szCs w:val="24"/>
        </w:rPr>
        <w:t>including model pruning, quantization, and knowledge distillation. Because all measurements were obtained on a desktop workstation with a GPU, inference latency and memory use on microcontroller-class IoT devices may differ substantially and must be measured on the target hardware.</w:t>
      </w:r>
    </w:p>
    <w:p w:rsidR="00161E89" w:rsidRDefault="00161E89" w:rsidP="00161E89">
      <w:pPr>
        <w:spacing w:after="0"/>
        <w:jc w:val="both"/>
        <w:rPr>
          <w:rFonts w:ascii="Times New Roman" w:eastAsia="Times New Roman" w:hAnsi="Times New Roman" w:cs="Times New Roman"/>
          <w:b/>
          <w:sz w:val="24"/>
          <w:szCs w:val="24"/>
          <w:lang w:val="en-US"/>
        </w:rPr>
      </w:pPr>
    </w:p>
    <w:p w:rsidR="00457701" w:rsidRPr="00E66A31" w:rsidRDefault="005338F2" w:rsidP="00161E89">
      <w:pPr>
        <w:spacing w:after="0"/>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4.12 Robustness Analysis Across Independent Runs</w:t>
      </w:r>
    </w:p>
    <w:p w:rsidR="004E16CE" w:rsidRDefault="004E16CE" w:rsidP="005338F2">
      <w:pPr>
        <w:spacing w:after="0"/>
        <w:jc w:val="both"/>
        <w:rPr>
          <w:rFonts w:ascii="Times New Roman" w:hAnsi="Times New Roman" w:cs="Times New Roman"/>
          <w:sz w:val="24"/>
          <w:szCs w:val="24"/>
        </w:rPr>
      </w:pPr>
      <w:r>
        <w:rPr>
          <w:rFonts w:ascii="Times New Roman" w:hAnsi="Times New Roman" w:cs="Times New Roman"/>
          <w:sz w:val="24"/>
          <w:szCs w:val="24"/>
        </w:rPr>
        <w:t xml:space="preserve">To evaluate the robustness and stability of the six deep learning architectures, the complete experimental procedure </w:t>
      </w:r>
      <w:r>
        <w:rPr>
          <w:rFonts w:ascii="Times New Roman" w:hAnsi="Times New Roman" w:cs="Times New Roman"/>
          <w:color w:val="0070C0"/>
          <w:sz w:val="24"/>
          <w:szCs w:val="24"/>
        </w:rPr>
        <w:t xml:space="preserve">was repeated five times using the random seeds 42, 123, 2024, 7, and 99. In each run, the seed controlled </w:t>
      </w:r>
      <w:r>
        <w:rPr>
          <w:rFonts w:ascii="Times New Roman" w:hAnsi="Times New Roman" w:cs="Times New Roman"/>
          <w:color w:val="C00000"/>
          <w:sz w:val="24"/>
          <w:szCs w:val="24"/>
        </w:rPr>
        <w:t>the class-balanced sampling</w:t>
      </w:r>
      <w:r>
        <w:rPr>
          <w:rFonts w:ascii="Times New Roman" w:hAnsi="Times New Roman" w:cs="Times New Roman"/>
          <w:color w:val="0070C0"/>
          <w:sz w:val="24"/>
          <w:szCs w:val="24"/>
        </w:rPr>
        <w:t>, the stratified 80:20 train–test partition, weight initialization, and mini-batch shuffling, so that a new partition was generated for every run, and the reported standard deviations therefore reflect variability due to both data sampling and model initialization; the preprocessing procedure, hyperparameter configuration, and 30-epoch training protocol were otherwise identical. Each model was evaluated, using its saved best checkpoint, on the test partition of its own run, and Table 13 reports the arithmetic mean and sample standard deviation (n − 1 = 4) of accuracy, macro-F1, and ROC-AUC across the five runs, without weighting or pooling.</w:t>
      </w:r>
    </w:p>
    <w:p w:rsidR="004E16CE" w:rsidRPr="00E66A31" w:rsidRDefault="004E16CE" w:rsidP="005338F2">
      <w:pPr>
        <w:spacing w:after="0"/>
        <w:jc w:val="both"/>
        <w:rPr>
          <w:rFonts w:ascii="Times New Roman" w:hAnsi="Times New Roman" w:cs="Times New Roman"/>
          <w:sz w:val="24"/>
          <w:szCs w:val="24"/>
        </w:rPr>
      </w:pPr>
    </w:p>
    <w:p w:rsidR="005338F2" w:rsidRPr="005338F2" w:rsidRDefault="005338F2" w:rsidP="005338F2">
      <w:pPr>
        <w:spacing w:after="0"/>
        <w:jc w:val="both"/>
        <w:rPr>
          <w:rFonts w:ascii="Times New Roman" w:hAnsi="Times New Roman" w:cs="Times New Roman"/>
          <w:sz w:val="24"/>
          <w:szCs w:val="24"/>
        </w:rPr>
      </w:pPr>
      <w:r>
        <w:rPr>
          <w:rFonts w:ascii="Times New Roman" w:hAnsi="Times New Roman" w:cs="Times New Roman"/>
          <w:b/>
          <w:color w:val="C00000"/>
          <w:sz w:val="24"/>
          <w:szCs w:val="24"/>
        </w:rPr>
        <w:t>Table 13</w:t>
      </w:r>
      <w:r>
        <w:rPr>
          <w:rFonts w:ascii="Times New Roman" w:hAnsi="Times New Roman" w:cs="Times New Roman"/>
          <w:b/>
          <w:sz w:val="24"/>
          <w:szCs w:val="24"/>
        </w:rPr>
        <w:t>.</w:t>
      </w:r>
      <w:r>
        <w:rPr>
          <w:rFonts w:ascii="Times New Roman" w:hAnsi="Times New Roman" w:cs="Times New Roman"/>
          <w:sz w:val="24"/>
          <w:szCs w:val="24"/>
        </w:rPr>
        <w:t xml:space="preserve"> Mean ± Standard Deviation of Performance Metrics Across Five Independent Runs</w:t>
      </w:r>
    </w:p>
    <w:tbl>
      <w:tblPr>
        <w:tblStyle w:val="GridTable1Light"/>
        <w:tblW w:w="9558" w:type="dxa"/>
        <w:tblLook w:val="04A0" w:firstRow="1" w:lastRow="0" w:firstColumn="1" w:lastColumn="0" w:noHBand="0" w:noVBand="1"/>
      </w:tblPr>
      <w:tblGrid>
        <w:gridCol w:w="2922"/>
        <w:gridCol w:w="2212"/>
        <w:gridCol w:w="2212"/>
        <w:gridCol w:w="2212"/>
      </w:tblGrid>
      <w:tr w:rsidR="00E66A31" w:rsidRPr="00E66A31" w:rsidTr="008447F8">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5338F2" w:rsidRPr="005338F2" w:rsidRDefault="005338F2" w:rsidP="005338F2">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Model</w:t>
            </w:r>
          </w:p>
        </w:tc>
        <w:tc>
          <w:tcPr>
            <w:tcW w:w="0" w:type="auto"/>
            <w:shd w:val="clear" w:color="auto" w:fill="D9D9D9" w:themeFill="background1" w:themeFillShade="D9"/>
            <w:hideMark/>
          </w:tcPr>
          <w:p w:rsidR="005338F2" w:rsidRPr="005338F2" w:rsidRDefault="005338F2" w:rsidP="005338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Accuracy</w:t>
            </w:r>
          </w:p>
        </w:tc>
        <w:tc>
          <w:tcPr>
            <w:tcW w:w="0" w:type="auto"/>
            <w:shd w:val="clear" w:color="auto" w:fill="D9D9D9" w:themeFill="background1" w:themeFillShade="D9"/>
            <w:hideMark/>
          </w:tcPr>
          <w:p w:rsidR="005338F2" w:rsidRPr="005338F2" w:rsidRDefault="005338F2" w:rsidP="005338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Macro-F1</w:t>
            </w:r>
          </w:p>
        </w:tc>
        <w:tc>
          <w:tcPr>
            <w:tcW w:w="0" w:type="auto"/>
            <w:shd w:val="clear" w:color="auto" w:fill="D9D9D9" w:themeFill="background1" w:themeFillShade="D9"/>
            <w:hideMark/>
          </w:tcPr>
          <w:p w:rsidR="005338F2" w:rsidRPr="005338F2" w:rsidRDefault="005338F2" w:rsidP="005338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AUC</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FNN</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0.8874 ± 0.0018</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0.7782 ± 0.0021</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0.9838 ± 0.0006</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CNN-1D</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0.8901 ± 0.0015</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0.7836 ± 0.0018</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0.9843 ± 0.0005</w:t>
            </w:r>
          </w:p>
        </w:tc>
      </w:tr>
      <w:tr w:rsidR="00E66A31" w:rsidRPr="00E66A31" w:rsidTr="008447F8">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LSTM</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0.8829 ± 0.0023</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0.7632 ± 0.0027</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0.9817 ± 0.0008</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CNN-Transformer</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0.8852 ± 0.0019</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0.7753 ± 0.0024</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0.9834 ± 0.0007</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BiLSTM-Transformer</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0.8820 ± 0.0025</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0.7754 ± 0.0026</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0.9833 ± 0.0008</w:t>
            </w:r>
          </w:p>
        </w:tc>
      </w:tr>
      <w:tr w:rsidR="00E66A31" w:rsidRPr="00E66A31" w:rsidTr="008447F8">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rsidR="005338F2" w:rsidRPr="005338F2" w:rsidRDefault="005338F2" w:rsidP="005338F2">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CNN-BiLSTM</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0.8936 ± 0.0012</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0.7746 ± 0.0019</w:t>
            </w:r>
          </w:p>
        </w:tc>
        <w:tc>
          <w:tcPr>
            <w:tcW w:w="0" w:type="auto"/>
            <w:hideMark/>
          </w:tcPr>
          <w:p w:rsidR="005338F2" w:rsidRPr="005338F2" w:rsidRDefault="005338F2" w:rsidP="008447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bCs/>
                <w:sz w:val="24"/>
                <w:szCs w:val="24"/>
                <w:lang w:val="en-US"/>
              </w:rPr>
              <w:t>0.9859 ± 0.0004</w:t>
            </w:r>
          </w:p>
        </w:tc>
      </w:tr>
    </w:tbl>
    <w:p w:rsidR="005338F2" w:rsidRPr="00E66A31" w:rsidRDefault="005338F2" w:rsidP="005338F2">
      <w:pPr>
        <w:spacing w:after="0"/>
        <w:jc w:val="both"/>
        <w:rPr>
          <w:rFonts w:ascii="Times New Roman" w:hAnsi="Times New Roman" w:cs="Times New Roman"/>
          <w:sz w:val="24"/>
          <w:szCs w:val="24"/>
        </w:rPr>
      </w:pPr>
    </w:p>
    <w:p w:rsidR="004E16CE" w:rsidRDefault="004E16CE" w:rsidP="004E16CE">
      <w:pPr>
        <w:spacing w:after="0"/>
        <w:jc w:val="both"/>
        <w:rPr>
          <w:rFonts w:ascii="Times New Roman" w:hAnsi="Times New Roman" w:cs="Times New Roman"/>
          <w:sz w:val="24"/>
          <w:szCs w:val="24"/>
        </w:rPr>
      </w:pPr>
      <w:r>
        <w:rPr>
          <w:rFonts w:ascii="Times New Roman" w:hAnsi="Times New Roman" w:cs="Times New Roman"/>
          <w:sz w:val="24"/>
          <w:szCs w:val="24"/>
        </w:rPr>
        <w:t xml:space="preserve">The relatively small standard deviations observed across the five independent runs indicate stable model performance. CNN-BiLSTM achieved the highest mean accuracy (0.8936) and ROC-AUC (0.9859), with standard deviations of 0.0012 and 0.0004, respectively. Although CNN-BiLSTM did not obtain the highest </w:t>
      </w:r>
      <w:r>
        <w:rPr>
          <w:rFonts w:ascii="Times New Roman" w:hAnsi="Times New Roman" w:cs="Times New Roman"/>
          <w:color w:val="0070C0"/>
          <w:sz w:val="24"/>
          <w:szCs w:val="24"/>
        </w:rPr>
        <w:t>macro-F1</w:t>
      </w:r>
      <w:r>
        <w:rPr>
          <w:rFonts w:ascii="Times New Roman" w:hAnsi="Times New Roman" w:cs="Times New Roman"/>
          <w:sz w:val="24"/>
          <w:szCs w:val="24"/>
        </w:rPr>
        <w:t xml:space="preserve">, its </w:t>
      </w:r>
      <w:r>
        <w:rPr>
          <w:rFonts w:ascii="Times New Roman" w:hAnsi="Times New Roman" w:cs="Times New Roman"/>
          <w:color w:val="0070C0"/>
          <w:sz w:val="24"/>
          <w:szCs w:val="24"/>
        </w:rPr>
        <w:t>macro-F1</w:t>
      </w:r>
      <w:r>
        <w:rPr>
          <w:rFonts w:ascii="Times New Roman" w:hAnsi="Times New Roman" w:cs="Times New Roman"/>
          <w:sz w:val="24"/>
          <w:szCs w:val="24"/>
        </w:rPr>
        <w:t xml:space="preserve"> value remained competitive with the other architectures. Overall, the repeated-run analysis supports the consistency of the comparative findings </w:t>
        <w:t>and reduces the possibility that the reported performance is primarily attributable to a particular random train-test split.</w:t>
      </w:r>
    </w:p>
    <w:p w:rsidR="001771BD" w:rsidRPr="00E66A31" w:rsidRDefault="001771BD" w:rsidP="001771BD">
      <w:pPr>
        <w:shd w:val="clear" w:color="auto" w:fill="FFFFFF"/>
        <w:spacing w:before="240" w:after="24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4.13 Cross-Dataset Supporting Evidence and Generalization</w:t>
      </w:r>
    </w:p>
    <w:p w:rsidR="004E16CE" w:rsidRPr="004E16CE" w:rsidRDefault="004E16CE" w:rsidP="004E16CE">
      <w:pPr>
        <w:spacing w:after="0"/>
        <w:jc w:val="both"/>
        <w:rPr>
          <w:rFonts w:ascii="Times New Roman" w:hAnsi="Times New Roman" w:cs="Times New Roman"/>
          <w:sz w:val="24"/>
          <w:szCs w:val="24"/>
        </w:rPr>
      </w:pPr>
      <w:r>
        <w:rPr>
          <w:rFonts w:ascii="Times New Roman" w:hAnsi="Times New Roman" w:cs="Times New Roman"/>
          <w:sz w:val="24"/>
          <w:szCs w:val="24"/>
        </w:rPr>
        <w:t xml:space="preserve">To provide additional supporting evidence regarding the generalization capability of the evaluated architectures beyond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benchmark, we considered findings from our complementary study on the CIC-IoV-2024 dataset, an IoV-specific cybersecurity dataset representing an IoT-oriented vehicular environment. In this complementary study, CNN-BiLSTM and other deep learning architectures were evaluated for multi-class attack detection on IoV traffic. The study demonstrated the effectiveness of deep learning-based approaches for detecting diverse attack categories in an IoT-specific environment [34]. The CIC-IoV-2024 results therefore provide complementary evidence regarding the applicability of CNN-BiLSTM across heterogeneous network environments.</w:t>
      </w:r>
      <w:r>
        <w:rPr>
          <w:rFonts w:ascii="Times New Roman" w:hAnsi="Times New Roman" w:cs="Times New Roman"/>
          <w:color w:val="0070C0"/>
          <w:sz w:val="24"/>
          <w:szCs w:val="24"/>
        </w:rPr>
        <w:t xml:space="preserve"> These results are not a substitute for direct multi-dataset validation: the CIC-IoV-2024 study was conducted separately, with its own preprocessing and experimental settings, and did not evaluate all six architectures under the present protocol. Table 14 should therefore be read as supporting evidence only.</w:t>
      </w:r>
    </w:p>
    <w:p w:rsidR="000A6A21" w:rsidRPr="00E66A31" w:rsidRDefault="000A6A21" w:rsidP="00D5140D">
      <w:pPr>
        <w:spacing w:after="0"/>
        <w:jc w:val="both"/>
        <w:rPr>
          <w:rFonts w:ascii="Times New Roman" w:hAnsi="Times New Roman" w:cs="Times New Roman"/>
          <w:b/>
          <w:sz w:val="24"/>
          <w:szCs w:val="24"/>
        </w:rPr>
      </w:pPr>
    </w:p>
    <w:p w:rsidR="00D5140D" w:rsidRPr="00D5140D" w:rsidRDefault="00D5140D" w:rsidP="00D5140D">
      <w:pPr>
        <w:spacing w:after="0"/>
        <w:jc w:val="both"/>
        <w:rPr>
          <w:rFonts w:ascii="Times New Roman" w:hAnsi="Times New Roman" w:cs="Times New Roman"/>
          <w:sz w:val="24"/>
          <w:szCs w:val="24"/>
        </w:rPr>
      </w:pPr>
      <w:r>
        <w:rPr>
          <w:rFonts w:ascii="Times New Roman" w:hAnsi="Times New Roman" w:cs="Times New Roman"/>
          <w:b/>
          <w:color w:val="C00000"/>
          <w:sz w:val="24"/>
          <w:szCs w:val="24"/>
        </w:rPr>
        <w:t>Table 14</w:t>
      </w:r>
      <w:r>
        <w:rPr>
          <w:rFonts w:ascii="Times New Roman" w:hAnsi="Times New Roman" w:cs="Times New Roman"/>
          <w:b/>
          <w:sz w:val="24"/>
          <w:szCs w:val="24"/>
        </w:rPr>
        <w:t>.</w:t>
      </w:r>
      <w:r>
        <w:rPr>
          <w:rFonts w:ascii="Times New Roman" w:hAnsi="Times New Roman" w:cs="Times New Roman"/>
          <w:sz w:val="24"/>
          <w:szCs w:val="24"/>
        </w:rPr>
        <w:t xml:space="preserve"> Cross-Dataset Supporting Evidence for CNN-BiLSTM</w:t>
      </w:r>
    </w:p>
    <w:tbl>
      <w:tblPr>
        <w:tblStyle w:val="GridTable1Light"/>
        <w:tblW w:w="9173" w:type="dxa"/>
        <w:tblLook w:val="04A0" w:firstRow="1" w:lastRow="0" w:firstColumn="1" w:lastColumn="0" w:noHBand="0" w:noVBand="1"/>
      </w:tblPr>
      <w:tblGrid>
        <w:gridCol w:w="2471"/>
        <w:gridCol w:w="2779"/>
        <w:gridCol w:w="1410"/>
        <w:gridCol w:w="1474"/>
        <w:gridCol w:w="1039"/>
      </w:tblGrid>
      <w:tr w:rsidR="00E66A31" w:rsidRPr="00E66A31" w:rsidTr="000A6A21">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rsidR="00D5140D" w:rsidRPr="00D5140D" w:rsidRDefault="00D5140D" w:rsidP="00D5140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Dataset</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Study</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Accuracy</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Macro-F1</w:t>
            </w:r>
          </w:p>
        </w:tc>
        <w:tc>
          <w:tcPr>
            <w:tcW w:w="0" w:type="auto"/>
            <w:shd w:val="clear" w:color="auto" w:fill="D9D9D9" w:themeFill="background1" w:themeFillShade="D9"/>
            <w:hideMark/>
          </w:tcPr>
          <w:p w:rsidR="00D5140D" w:rsidRPr="00D5140D" w:rsidRDefault="00D5140D" w:rsidP="00D514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AUC</w:t>
            </w:r>
          </w:p>
        </w:tc>
      </w:tr>
      <w:tr w:rsidR="00E66A31" w:rsidRPr="00E66A31" w:rsidTr="000A6A21">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D5140D" w:rsidRPr="00D5140D" w:rsidRDefault="00D5140D" w:rsidP="00D5140D">
            <w:pPr>
              <w:rPr>
                <w:rFonts w:ascii="Times New Roman" w:eastAsia="Times New Roman" w:hAnsi="Times New Roman" w:cs="Times New Roman"/>
                <w:b w:val="0"/>
                <w:sz w:val="24"/>
                <w:szCs w:val="24"/>
                <w:lang w:val="en-US"/>
              </w:rPr>
            </w:pPr>
            <w:r>
              <w:rPr>
                <w:rFonts w:ascii="Times New Roman" w:eastAsia="Times New Roman" w:hAnsi="Times New Roman" w:cs="Times New Roman"/>
                <w:b w:val="0"/>
                <w:color w:val="00A651"/>
                <w:sz w:val="24"/>
                <w:szCs w:val="24"/>
                <w:lang w:val="en-US"/>
              </w:rPr>
              <w:t>CSE-CIC-IDS2018</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Present study</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0.8940</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0.7750</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0.9862</w:t>
            </w:r>
          </w:p>
        </w:tc>
      </w:tr>
      <w:tr w:rsidR="00E66A31" w:rsidRPr="00E66A31" w:rsidTr="000A6A21">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D5140D" w:rsidRPr="00D5140D" w:rsidRDefault="00D5140D" w:rsidP="00D5140D">
            <w:pPr>
              <w:rPr>
                <w:rFonts w:ascii="Times New Roman" w:eastAsia="Times New Roman" w:hAnsi="Times New Roman" w:cs="Times New Roman"/>
                <w:b w:val="0"/>
                <w:sz w:val="24"/>
                <w:szCs w:val="24"/>
                <w:lang w:val="en-US"/>
              </w:rPr>
            </w:pPr>
            <w:r>
              <w:rPr>
                <w:rFonts w:ascii="Times New Roman" w:eastAsia="Times New Roman" w:hAnsi="Times New Roman" w:cs="Times New Roman"/>
                <w:b w:val="0"/>
                <w:sz w:val="24"/>
                <w:szCs w:val="24"/>
                <w:lang w:val="en-US"/>
              </w:rPr>
              <w:t>CIC-IoV-2024</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Complementary study</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0.9844</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0.7140</w:t>
            </w:r>
          </w:p>
        </w:tc>
        <w:tc>
          <w:tcPr>
            <w:tcW w:w="0" w:type="auto"/>
            <w:hideMark/>
          </w:tcPr>
          <w:p w:rsidR="00D5140D" w:rsidRPr="00D5140D" w:rsidRDefault="00D5140D" w:rsidP="00D514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0.9952</w:t>
            </w:r>
          </w:p>
        </w:tc>
      </w:tr>
    </w:tbl>
    <w:p w:rsidR="00D30924" w:rsidRDefault="00D30924" w:rsidP="001C585F">
      <w:pPr>
        <w:shd w:val="clear" w:color="auto" w:fill="FFFFFF"/>
        <w:spacing w:before="240" w:after="240" w:line="240" w:lineRule="auto"/>
        <w:rPr>
          <w:rFonts w:ascii="Times New Roman" w:hAnsi="Times New Roman" w:cs="Times New Roman"/>
          <w:sz w:val="24"/>
          <w:szCs w:val="24"/>
        </w:rPr>
      </w:pPr>
      <w:r>
        <w:rPr>
          <w:rFonts w:ascii="Times New Roman" w:hAnsi="Times New Roman" w:cs="Times New Roman"/>
          <w:sz w:val="24"/>
          <w:szCs w:val="24"/>
        </w:rPr>
        <w:t xml:space="preserve">As summarized in </w:t>
      </w:r>
      <w:r>
        <w:rPr>
          <w:rFonts w:ascii="Times New Roman" w:hAnsi="Times New Roman" w:cs="Times New Roman"/>
          <w:color w:val="C00000"/>
          <w:sz w:val="24"/>
          <w:szCs w:val="24"/>
        </w:rPr>
        <w:t>Table 14</w:t>
      </w:r>
      <w:r>
        <w:rPr>
          <w:rFonts w:ascii="Times New Roman" w:hAnsi="Times New Roman" w:cs="Times New Roman"/>
          <w:sz w:val="24"/>
          <w:szCs w:val="24"/>
        </w:rPr>
        <w:t xml:space="preserve">, CNN-BiLSTM achieved an accuracy of 0.9844 and an AUC of 0.9952 on CIC-IoV-2024, while the corresponding results obtained in the present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study were 0.8940 accuracy and 0.9862 AUC. Although the absolute performance values differ because of differences in dataset characteristics, class distributions, feature representations, and attack types, CNN-BiLSTM demonstrated strong discriminative performance in both environments. These findings provide complementary evidence that the combination of convolutional feature extraction and bidirectional temporal modeling can effectively capture discriminative patterns across different intrusion detection environments.</w:t>
      </w:r>
    </w:p>
    <w:p w:rsidR="001C585F" w:rsidRPr="00E66A31" w:rsidRDefault="001C585F" w:rsidP="001C585F">
      <w:pPr>
        <w:shd w:val="clear" w:color="auto" w:fill="FFFFFF"/>
        <w:spacing w:before="240" w:after="24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4.14 Limitations</w:t>
      </w:r>
    </w:p>
    <w:p w:rsidR="00D30924" w:rsidRPr="00D30924" w:rsidRDefault="00D30924" w:rsidP="00D30924">
      <w:pPr>
        <w:spacing w:after="0"/>
        <w:jc w:val="both"/>
        <w:rPr>
          <w:rFonts w:ascii="Times New Roman" w:hAnsi="Times New Roman" w:cs="Times New Roman"/>
          <w:sz w:val="24"/>
          <w:szCs w:val="24"/>
        </w:rPr>
      </w:pPr>
      <w:r>
        <w:rPr>
          <w:rFonts w:ascii="Times New Roman" w:hAnsi="Times New Roman" w:cs="Times New Roman"/>
          <w:sz w:val="24"/>
          <w:szCs w:val="24"/>
        </w:rPr>
        <w:t xml:space="preserve">Despite the promising performance achieved by the proposed deep learning models, this study has several limitations. First, the experiments used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which is a common standard for intrusion detection research but may not fully </w:t>
      </w:r>
      <w:del w:id="91343" w:author="Grammar Check" w:date="2026-10-02T00:00:00Z">
        <w:r>
          <w:rPr>
            <w:rFonts w:ascii="Times New Roman" w:hAnsi="Times New Roman" w:cs="Times New Roman"/>
            <w:sz w:val="24"/>
            <w:szCs w:val="24"/>
          </w:rPr>
          <w:delText xml:space="preserve">show</w:delText>
        </w:r>
      </w:del>
      <w:ins w:id="91344" w:author="Grammar Check" w:date="2026-10-02T00:00:00Z">
        <w:r>
          <w:rPr>
            <w:rFonts w:ascii="Times New Roman" w:hAnsi="Times New Roman" w:cs="Times New Roman"/>
            <w:sz w:val="24"/>
            <w:szCs w:val="24"/>
          </w:rPr>
          <w:t xml:space="preserve">reflect</w:t>
        </w:r>
      </w:ins>
      <w:r>
        <w:rPr>
          <w:rFonts w:ascii="Times New Roman" w:hAnsi="Times New Roman" w:cs="Times New Roman"/>
          <w:sz w:val="24"/>
          <w:szCs w:val="24"/>
        </w:rPr>
        <w:t xml:space="preserve"> </w:t>
      </w:r>
      <w:del w:id="91341" w:author="Grammar Check" w:date="2026-10-02T00:00:00Z">
        <w:r>
          <w:rPr>
            <w:rFonts w:ascii="Times New Roman" w:hAnsi="Times New Roman" w:cs="Times New Roman"/>
            <w:sz w:val="24"/>
            <w:szCs w:val="24"/>
          </w:rPr>
          <w:delText xml:space="preserve">how</w:delText>
        </w:r>
      </w:del>
      <w:ins w:id="91342" w:author="Grammar Check" w:date="2026-10-02T00:00:00Z">
        <w:r>
          <w:rPr>
            <w:rFonts w:ascii="Times New Roman" w:hAnsi="Times New Roman" w:cs="Times New Roman"/>
            <w:sz w:val="24"/>
            <w:szCs w:val="24"/>
          </w:rPr>
          <w:t xml:space="preserve">the</w:t>
        </w:r>
      </w:ins>
      <w:r>
        <w:rPr>
          <w:rFonts w:ascii="Times New Roman" w:hAnsi="Times New Roman" w:cs="Times New Roman"/>
          <w:sz w:val="24"/>
          <w:szCs w:val="24"/>
        </w:rPr>
        <w:t xml:space="preserve"> </w:t>
      </w:r>
      <w:del w:id="91339" w:author="Grammar Check" w:date="2026-10-02T00:00:00Z">
        <w:r>
          <w:rPr>
            <w:rFonts w:ascii="Times New Roman" w:hAnsi="Times New Roman" w:cs="Times New Roman"/>
            <w:sz w:val="24"/>
            <w:szCs w:val="24"/>
          </w:rPr>
          <w:delText xml:space="preserve">diverse</w:delText>
        </w:r>
      </w:del>
      <w:ins w:id="91340" w:author="Grammar Check" w:date="2026-10-02T00:00:00Z">
        <w:r>
          <w:rPr>
            <w:rFonts w:ascii="Times New Roman" w:hAnsi="Times New Roman" w:cs="Times New Roman"/>
            <w:sz w:val="24"/>
            <w:szCs w:val="24"/>
          </w:rPr>
          <w:t xml:space="preserve">diversity</w:t>
        </w:r>
      </w:ins>
      <w:r>
        <w:rPr>
          <w:rFonts w:ascii="Times New Roman" w:hAnsi="Times New Roman" w:cs="Times New Roman"/>
          <w:sz w:val="24"/>
          <w:szCs w:val="24"/>
        </w:rPr>
        <w:t xml:space="preserve"> and </w:t>
      </w:r>
      <w:del w:id="91337" w:author="Grammar Check" w:date="2026-10-02T00:00:00Z">
        <w:r>
          <w:rPr>
            <w:rFonts w:ascii="Times New Roman" w:hAnsi="Times New Roman" w:cs="Times New Roman"/>
            <w:sz w:val="24"/>
            <w:szCs w:val="24"/>
          </w:rPr>
          <w:delText xml:space="preserve">changing</w:delText>
        </w:r>
      </w:del>
      <w:ins w:id="91338" w:author="Grammar Check" w:date="2026-10-02T00:00:00Z">
        <w:r>
          <w:rPr>
            <w:rFonts w:ascii="Times New Roman" w:hAnsi="Times New Roman" w:cs="Times New Roman"/>
            <w:sz w:val="24"/>
            <w:szCs w:val="24"/>
          </w:rPr>
          <w:t xml:space="preserve">evolving nature of</w:t>
        </w:r>
      </w:ins>
      <w:r>
        <w:rPr>
          <w:rFonts w:ascii="Times New Roman" w:hAnsi="Times New Roman" w:cs="Times New Roman"/>
          <w:sz w:val="24"/>
          <w:szCs w:val="24"/>
        </w:rPr>
        <w:t xml:space="preserve"> real-world IoT network traffic and </w:t>
      </w:r>
      <w:del w:id="91335" w:author="Grammar Check" w:date="2026-10-02T00:00:00Z">
        <w:r>
          <w:rPr>
            <w:rFonts w:ascii="Times New Roman" w:hAnsi="Times New Roman" w:cs="Times New Roman"/>
            <w:sz w:val="24"/>
            <w:szCs w:val="24"/>
          </w:rPr>
          <w:delText xml:space="preserve">new</w:delText>
        </w:r>
      </w:del>
      <w:ins w:id="91336" w:author="Grammar Check" w:date="2026-10-02T00:00:00Z">
        <w:r>
          <w:rPr>
            <w:rFonts w:ascii="Times New Roman" w:hAnsi="Times New Roman" w:cs="Times New Roman"/>
            <w:sz w:val="24"/>
            <w:szCs w:val="24"/>
          </w:rPr>
          <w:t xml:space="preserve">emerging</w:t>
        </w:r>
      </w:ins>
      <w:r>
        <w:rPr>
          <w:rFonts w:ascii="Times New Roman" w:hAnsi="Times New Roman" w:cs="Times New Roman"/>
          <w:sz w:val="24"/>
          <w:szCs w:val="24"/>
        </w:rPr>
        <w:t xml:space="preserve"> botnet attacks</w:t>
      </w:r>
      <w:del w:id="91334" w:author="Grammar Check" w:date="2026-10-02T00:00:00Z">
        <w:r>
          <w:rPr>
            <w:rFonts w:ascii="Times New Roman" w:hAnsi="Times New Roman" w:cs="Times New Roman"/>
            <w:sz w:val="24"/>
            <w:szCs w:val="24"/>
          </w:rPr>
          <w:delText xml:space="preserve"> are</w:delText>
        </w:r>
      </w:del>
      <w:r>
        <w:rPr>
          <w:rFonts w:ascii="Times New Roman" w:hAnsi="Times New Roman" w:cs="Times New Roman"/>
          <w:sz w:val="24"/>
          <w:szCs w:val="24"/>
        </w:rPr>
        <w:t xml:space="preserve">. Consequently, the generalization capability of the proposed models should be further validated using more recent and heterogeneous IoT datasets collected from real deployment environments.</w:t>
      </w:r>
      <w:r>
        <w:rPr>
          <w:rFonts w:ascii="Times New Roman" w:hAnsi="Times New Roman" w:cs="Times New Roman"/>
          <w:color w:val="0070C0"/>
          <w:sz w:val="24"/>
          <w:szCs w:val="24"/>
        </w:rPr>
        <w:t xml:space="preserve"> In particular, </w:t>
      </w:r>
      <w:r>
        <w:rPr>
          <w:rFonts w:ascii="Times New Roman" w:hAnsi="Times New Roman" w:cs="Times New Roman"/>
          <w:color w:val="00A651"/>
          <w:sz w:val="24"/>
          <w:szCs w:val="24"/>
        </w:rPr>
        <w:t>CSE-CIC-IDS2018</w:t>
      </w:r>
      <w:r>
        <w:rPr>
          <w:rFonts w:ascii="Times New Roman" w:hAnsi="Times New Roman" w:cs="Times New Roman"/>
          <w:color w:val="0070C0"/>
          <w:sz w:val="24"/>
          <w:szCs w:val="24"/>
        </w:rPr>
        <w:t xml:space="preserve"> is a general-purpose network intrusion benchmark rather than an IoT-native dataset, and the six architectures were not evaluated on IoT device traffic in this study; the IoT relevance of the findings therefore rests on the similarity of the evaluated attack types to those observed at IoT gateways and must be confirmed on IoT-native datasets. Moreover, the models were evaluated on a class-balanced sample, so their performance under the natural, highly imbalanced class distribution of operational traffic was not assessed.</w:t>
      </w:r>
      <w:r>
        <w:rPr>
          <w:rFonts w:ascii="Times New Roman" w:hAnsi="Times New Roman" w:cs="Times New Roman"/>
          <w:color w:val="C00000"/>
          <w:sz w:val="24"/>
          <w:szCs w:val="24"/>
        </w:rPr>
        <w:t xml:space="preserve"> In addition, the random train–test split places near-identical flows from the same attack </w:t>
        <w:t>sessions in both partitions, and the test partition was also monitored for learning-rate scheduling (Section 2.2); a temporally separated split with an independent validation set would provide a stricter estimate of generalization.</w:t>
      </w:r>
      <w:r>
        <w:rPr>
          <w:rFonts w:ascii="Times New Roman" w:hAnsi="Times New Roman" w:cs="Times New Roman"/>
          <w:sz w:val="24"/>
          <w:szCs w:val="24"/>
        </w:rPr>
        <w:t xml:space="preserve"> Furthermore, because the models were trained under a supervised learning framework using known attack categories, their detection performance may degrade when exposed to zero-day attacks or significantly modified network behaviors that deviate from the patterns represented in the </w:t>
      </w:r>
      <w:r>
        <w:rPr>
          <w:rFonts w:ascii="Times New Roman" w:hAnsi="Times New Roman" w:cs="Times New Roman"/>
          <w:color w:val="00A651"/>
          <w:sz w:val="24"/>
          <w:szCs w:val="24"/>
        </w:rPr>
        <w:t>CSE-CIC-IDS2018</w:t>
      </w:r>
      <w:r>
        <w:rPr>
          <w:rFonts w:ascii="Times New Roman" w:hAnsi="Times New Roman" w:cs="Times New Roman"/>
          <w:sz w:val="24"/>
          <w:szCs w:val="24"/>
        </w:rPr>
        <w:t xml:space="preserve"> dataset. Addressing this challenge will require adaptive learning strategies, such as continual learning, transfer learning, federated learning, and anomaly detection techniques, to improve robustness against previously unseen attack patterns.</w:t>
      </w:r>
    </w:p>
    <w:p w:rsidR="00D30924" w:rsidRPr="00D30924" w:rsidRDefault="00D30924" w:rsidP="00D30924">
      <w:pPr>
        <w:spacing w:after="0"/>
        <w:jc w:val="both"/>
        <w:rPr>
          <w:rFonts w:ascii="Times New Roman" w:hAnsi="Times New Roman" w:cs="Times New Roman"/>
          <w:sz w:val="24"/>
          <w:szCs w:val="24"/>
        </w:rPr>
      </w:pPr>
      <w:r>
        <w:rPr>
          <w:rFonts w:ascii="Times New Roman" w:hAnsi="Times New Roman" w:cs="Times New Roman"/>
          <w:sz w:val="24"/>
          <w:szCs w:val="24"/>
        </w:rPr>
        <w:t xml:space="preserve">Second, while the evaluated deep learning models provide high detection accuracy, their decision-making processes remain relatively less interpretable than those of conventional machine learning approaches. </w:t>
      </w:r>
      <w:del w:id="91360" w:author="Grammar Check" w:date="2026-10-02T00:00:00Z">
        <w:r>
          <w:rPr>
            <w:rFonts w:ascii="Times New Roman" w:hAnsi="Times New Roman" w:cs="Times New Roman"/>
            <w:sz w:val="24"/>
            <w:szCs w:val="24"/>
          </w:rPr>
          <w:delText xml:space="preserve">Using</w:delText>
        </w:r>
      </w:del>
      <w:ins w:id="91361" w:author="Grammar Check" w:date="2026-10-02T00:00:00Z">
        <w:r>
          <w:rPr>
            <w:rFonts w:ascii="Times New Roman" w:hAnsi="Times New Roman" w:cs="Times New Roman"/>
            <w:sz w:val="24"/>
            <w:szCs w:val="24"/>
          </w:rPr>
          <w:t xml:space="preserve">Incorporating</w:t>
        </w:r>
      </w:ins>
      <w:r>
        <w:rPr>
          <w:rFonts w:ascii="Times New Roman" w:hAnsi="Times New Roman" w:cs="Times New Roman"/>
          <w:sz w:val="24"/>
          <w:szCs w:val="24"/>
        </w:rPr>
        <w:t xml:space="preserve"> explainable artificial intelligence (XAI) techniques to </w:t>
      </w:r>
      <w:del w:id="91358" w:author="Grammar Check" w:date="2026-10-02T00:00:00Z">
        <w:r>
          <w:rPr>
            <w:rFonts w:ascii="Times New Roman" w:hAnsi="Times New Roman" w:cs="Times New Roman"/>
            <w:sz w:val="24"/>
            <w:szCs w:val="24"/>
          </w:rPr>
          <w:delText xml:space="preserve">make</w:delText>
        </w:r>
      </w:del>
      <w:ins w:id="91359" w:author="Grammar Check" w:date="2026-10-02T00:00:00Z">
        <w:r>
          <w:rPr>
            <w:rFonts w:ascii="Times New Roman" w:hAnsi="Times New Roman" w:cs="Times New Roman"/>
            <w:sz w:val="24"/>
            <w:szCs w:val="24"/>
          </w:rPr>
          <w:t xml:space="preserve">improve</w:t>
        </w:r>
      </w:ins>
      <w:r>
        <w:rPr>
          <w:rFonts w:ascii="Times New Roman" w:hAnsi="Times New Roman" w:cs="Times New Roman"/>
          <w:sz w:val="24"/>
          <w:szCs w:val="24"/>
        </w:rPr>
        <w:t xml:space="preserve"> </w:t>
      </w:r>
      <w:del w:id="91356" w:author="Grammar Check" w:date="2026-10-02T00:00:00Z">
        <w:r>
          <w:rPr>
            <w:rFonts w:ascii="Times New Roman" w:hAnsi="Times New Roman" w:cs="Times New Roman"/>
            <w:sz w:val="24"/>
            <w:szCs w:val="24"/>
          </w:rPr>
          <w:delText xml:space="preserve">models</w:delText>
        </w:r>
      </w:del>
      <w:ins w:id="91357" w:author="Grammar Check" w:date="2026-10-02T00:00:00Z">
        <w:r>
          <w:rPr>
            <w:rFonts w:ascii="Times New Roman" w:hAnsi="Times New Roman" w:cs="Times New Roman"/>
            <w:sz w:val="24"/>
            <w:szCs w:val="24"/>
          </w:rPr>
          <w:t xml:space="preserve">model</w:t>
        </w:r>
      </w:ins>
      <w:r>
        <w:rPr>
          <w:rFonts w:ascii="Times New Roman" w:hAnsi="Times New Roman" w:cs="Times New Roman"/>
          <w:sz w:val="24"/>
          <w:szCs w:val="24"/>
        </w:rPr>
        <w:t xml:space="preserve"> </w:t>
      </w:r>
      <w:del w:id="91354" w:author="Grammar Check" w:date="2026-10-02T00:00:00Z">
        <w:r>
          <w:rPr>
            <w:rFonts w:ascii="Times New Roman" w:hAnsi="Times New Roman" w:cs="Times New Roman"/>
            <w:sz w:val="24"/>
            <w:szCs w:val="24"/>
          </w:rPr>
          <w:delText xml:space="preserve">easier to understand</w:delText>
        </w:r>
      </w:del>
      <w:ins w:id="91355" w:author="Grammar Check" w:date="2026-10-02T00:00:00Z">
        <w:r>
          <w:rPr>
            <w:rFonts w:ascii="Times New Roman" w:hAnsi="Times New Roman" w:cs="Times New Roman"/>
            <w:sz w:val="24"/>
            <w:szCs w:val="24"/>
          </w:rPr>
          <w:t xml:space="preserve">interpretability</w:t>
        </w:r>
      </w:ins>
      <w:r>
        <w:rPr>
          <w:rFonts w:ascii="Times New Roman" w:hAnsi="Times New Roman" w:cs="Times New Roman"/>
          <w:sz w:val="24"/>
          <w:szCs w:val="24"/>
        </w:rPr>
        <w:t xml:space="preserve"> would </w:t>
      </w:r>
      <w:del w:id="91352" w:author="Grammar Check" w:date="2026-10-02T00:00:00Z">
        <w:r>
          <w:rPr>
            <w:rFonts w:ascii="Times New Roman" w:hAnsi="Times New Roman" w:cs="Times New Roman"/>
            <w:sz w:val="24"/>
            <w:szCs w:val="24"/>
          </w:rPr>
          <w:delText xml:space="preserve">make</w:delText>
        </w:r>
      </w:del>
      <w:ins w:id="91353" w:author="Grammar Check" w:date="2026-10-02T00:00:00Z">
        <w:r>
          <w:rPr>
            <w:rFonts w:ascii="Times New Roman" w:hAnsi="Times New Roman" w:cs="Times New Roman"/>
            <w:sz w:val="24"/>
            <w:szCs w:val="24"/>
          </w:rPr>
          <w:t xml:space="preserve">increase</w:t>
        </w:r>
      </w:ins>
      <w:r>
        <w:rPr>
          <w:rFonts w:ascii="Times New Roman" w:hAnsi="Times New Roman" w:cs="Times New Roman"/>
          <w:sz w:val="24"/>
          <w:szCs w:val="24"/>
        </w:rPr>
        <w:t xml:space="preserve"> </w:t>
      </w:r>
      <w:del w:id="91350" w:author="Grammar Check" w:date="2026-10-02T00:00:00Z">
        <w:r>
          <w:rPr>
            <w:rFonts w:ascii="Times New Roman" w:hAnsi="Times New Roman" w:cs="Times New Roman"/>
            <w:sz w:val="24"/>
            <w:szCs w:val="24"/>
          </w:rPr>
          <w:delText xml:space="preserve">users</w:delText>
        </w:r>
      </w:del>
      <w:ins w:id="91351" w:author="Grammar Check" w:date="2026-10-02T00:00:00Z">
        <w:r>
          <w:rPr>
            <w:rFonts w:ascii="Times New Roman" w:hAnsi="Times New Roman" w:cs="Times New Roman"/>
            <w:sz w:val="24"/>
            <w:szCs w:val="24"/>
          </w:rPr>
          <w:t xml:space="preserve">user</w:t>
        </w:r>
      </w:ins>
      <w:r>
        <w:rPr>
          <w:rFonts w:ascii="Times New Roman" w:hAnsi="Times New Roman" w:cs="Times New Roman"/>
          <w:sz w:val="24"/>
          <w:szCs w:val="24"/>
        </w:rPr>
        <w:t xml:space="preserve"> </w:t>
      </w:r>
      <w:del w:id="91348" w:author="Grammar Check" w:date="2026-10-02T00:00:00Z">
        <w:r>
          <w:rPr>
            <w:rFonts w:ascii="Times New Roman" w:hAnsi="Times New Roman" w:cs="Times New Roman"/>
            <w:sz w:val="24"/>
            <w:szCs w:val="24"/>
          </w:rPr>
          <w:delText xml:space="preserve">more trusting</w:delText>
        </w:r>
      </w:del>
      <w:ins w:id="91349" w:author="Grammar Check" w:date="2026-10-02T00:00:00Z">
        <w:r>
          <w:rPr>
            <w:rFonts w:ascii="Times New Roman" w:hAnsi="Times New Roman" w:cs="Times New Roman"/>
            <w:sz w:val="24"/>
            <w:szCs w:val="24"/>
          </w:rPr>
          <w:t xml:space="preserve">trust</w:t>
        </w:r>
      </w:ins>
      <w:r>
        <w:rPr>
          <w:rFonts w:ascii="Times New Roman" w:hAnsi="Times New Roman" w:cs="Times New Roman"/>
          <w:sz w:val="24"/>
          <w:szCs w:val="24"/>
        </w:rPr>
        <w:t xml:space="preserve"> and help security analysts understand </w:t>
      </w:r>
      <w:del w:id="91346" w:author="Grammar Check" w:date="2026-10-02T00:00:00Z">
        <w:r>
          <w:rPr>
            <w:rFonts w:ascii="Times New Roman" w:hAnsi="Times New Roman" w:cs="Times New Roman"/>
            <w:sz w:val="24"/>
            <w:szCs w:val="24"/>
          </w:rPr>
          <w:delText xml:space="preserve">why</w:delText>
        </w:r>
      </w:del>
      <w:ins w:id="91347" w:author="Grammar Check" w:date="2026-10-02T00:00:00Z">
        <w:r>
          <w:rPr>
            <w:rFonts w:ascii="Times New Roman" w:hAnsi="Times New Roman" w:cs="Times New Roman"/>
            <w:sz w:val="24"/>
            <w:szCs w:val="24"/>
          </w:rPr>
          <w:t xml:space="preserve">the reasons behind</w:t>
        </w:r>
      </w:ins>
      <w:r>
        <w:rPr>
          <w:rFonts w:ascii="Times New Roman" w:hAnsi="Times New Roman" w:cs="Times New Roman"/>
          <w:sz w:val="24"/>
          <w:szCs w:val="24"/>
        </w:rPr>
        <w:t xml:space="preserve"> intrusion predictions</w:t>
      </w:r>
      <w:del w:id="91345" w:author="Grammar Check" w:date="2026-10-02T00:00:00Z">
        <w:r>
          <w:rPr>
            <w:rFonts w:ascii="Times New Roman" w:hAnsi="Times New Roman" w:cs="Times New Roman"/>
            <w:sz w:val="24"/>
            <w:szCs w:val="24"/>
          </w:rPr>
          <w:delText xml:space="preserve"> are made</w:delText>
        </w:r>
      </w:del>
      <w:r>
        <w:rPr>
          <w:rFonts w:ascii="Times New Roman" w:hAnsi="Times New Roman" w:cs="Times New Roman"/>
          <w:sz w:val="24"/>
          <w:szCs w:val="24"/>
        </w:rPr>
        <w:t xml:space="preserve">.</w:t>
      </w:r>
    </w:p>
    <w:p w:rsidR="00D30924" w:rsidRPr="00D30924" w:rsidRDefault="00D30924" w:rsidP="00D30924">
      <w:pPr>
        <w:spacing w:after="0"/>
        <w:jc w:val="both"/>
        <w:rPr>
          <w:rFonts w:ascii="Times New Roman" w:hAnsi="Times New Roman" w:cs="Times New Roman"/>
          <w:sz w:val="24"/>
          <w:szCs w:val="24"/>
        </w:rPr>
      </w:pPr>
      <w:r>
        <w:rPr>
          <w:rFonts w:ascii="Times New Roman" w:hAnsi="Times New Roman" w:cs="Times New Roman"/>
          <w:sz w:val="24"/>
          <w:szCs w:val="24"/>
        </w:rPr>
        <w:t>Finally, the computational complexity of hybrid deep learning architectures, particularly those incorporating recurrent and attention-based components, may limit their direct deployment on resource-constrained IoT devices. Future work will focus on lightweight model optimization, model compression, pruning, quantization, and real-time edge deployment to improve scalability and practical applicability in real-world IoT environments.</w:t>
      </w:r>
    </w:p>
    <w:p w:rsidR="00BA3019" w:rsidRPr="00E66A31" w:rsidRDefault="00BA3019" w:rsidP="00C00B75">
      <w:pPr>
        <w:pStyle w:val="NormalWeb"/>
        <w:spacing w:before="0" w:beforeAutospacing="0" w:after="0" w:afterAutospacing="0"/>
        <w:jc w:val="both"/>
        <w:rPr>
          <w:b/>
          <w:bCs/>
          <w:sz w:val="28"/>
          <w:szCs w:val="28"/>
        </w:rPr>
      </w:pPr>
    </w:p>
    <w:p w:rsidR="00527F72" w:rsidRPr="00E66A31" w:rsidRDefault="00686F27" w:rsidP="00C00B75">
      <w:pPr>
        <w:pStyle w:val="NormalWeb"/>
        <w:spacing w:before="0" w:beforeAutospacing="0" w:after="0" w:afterAutospacing="0"/>
        <w:jc w:val="both"/>
        <w:rPr>
          <w:b/>
          <w:bCs/>
          <w:sz w:val="28"/>
          <w:szCs w:val="28"/>
        </w:rPr>
      </w:pPr>
      <w:r>
        <w:rPr>
          <w:b/>
          <w:bCs/>
          <w:sz w:val="28"/>
          <w:szCs w:val="28"/>
        </w:rPr>
        <w:t xml:space="preserve">V. CONCLUSION </w:t>
      </w:r>
    </w:p>
    <w:p w:rsidR="00390214" w:rsidRDefault="00390214" w:rsidP="00390214">
      <w:pPr>
        <w:spacing w:after="0"/>
        <w:jc w:val="both"/>
        <w:rPr>
          <w:rFonts w:ascii="Times New Roman" w:hAnsi="Times New Roman" w:cs="Times New Roman"/>
          <w:sz w:val="24"/>
          <w:szCs w:val="24"/>
        </w:rPr>
      </w:pPr>
      <w:r>
        <w:rPr>
          <w:rFonts w:ascii="Times New Roman" w:hAnsi="Times New Roman" w:cs="Times New Roman"/>
          <w:sz w:val="24"/>
          <w:szCs w:val="24"/>
        </w:rPr>
        <w:t xml:space="preserve">This study presented </w:t>
      </w:r>
      <w:r>
        <w:rPr>
          <w:rFonts w:ascii="Times New Roman" w:hAnsi="Times New Roman" w:cs="Times New Roman"/>
          <w:color w:val="00A651"/>
          <w:sz w:val="24"/>
          <w:szCs w:val="24"/>
        </w:rPr>
        <w:t>a controlled comparative evaluation of deep learning architectures for network intrusion detection, focusing on attack types relevant to IoT botnet security, using the CSE-CIC-IDS2018 benchmark dataset.</w:t>
      </w:r>
      <w:r>
        <w:rPr>
          <w:rFonts w:ascii="Times New Roman" w:hAnsi="Times New Roman" w:cs="Times New Roman"/>
          <w:sz w:val="24"/>
          <w:szCs w:val="24"/>
        </w:rPr>
        <w:t xml:space="preserve"> Six architectures—FNN, CNN-1D, LSTM, CNN-Transformer, BiLSTM-Transformer, and CNN-BiLSTM—were systematically evaluated under a unified experimental framework.</w:t>
      </w:r>
      <w:r>
        <w:rPr>
          <w:rFonts w:ascii="Times New Roman" w:hAnsi="Times New Roman" w:cs="Times New Roman"/>
          <w:color w:val="00A651"/>
          <w:sz w:val="24"/>
          <w:szCs w:val="24"/>
        </w:rPr>
        <w:t xml:space="preserve"> Rather than proposing a new architecture, the study isolates architectural differences from differences in preprocessing, partitioning, and training.</w:t>
      </w:r>
      <w:r>
        <w:rPr>
          <w:rFonts w:ascii="Times New Roman" w:hAnsi="Times New Roman" w:cs="Times New Roman"/>
          <w:sz w:val="24"/>
          <w:szCs w:val="24"/>
        </w:rPr>
        <w:t xml:space="preserve"> The results demonstrate that the evaluated architectures exhibit different trade-offs between detection performance and computational requirements. In particular, CNN-BiLSTM achieved the highest accuracy, recall, and AUC, whereas CNN-1D provided a higher macro-F1 score, highlighting the importance of considering multiple evaluation metrics when selecting an IDS architecture.</w:t>
      </w:r>
      <w:r>
        <w:rPr>
          <w:rFonts w:ascii="Times New Roman" w:hAnsi="Times New Roman" w:cs="Times New Roman"/>
          <w:color w:val="0070C0"/>
          <w:sz w:val="24"/>
          <w:szCs w:val="24"/>
        </w:rPr>
        <w:t xml:space="preserve"> CNN-BiLSTM is therefore preferable when overall detection rate and ranking quality are the priority, whereas CNN-1D is preferable when balanced detection of minority attack classes matters most.</w:t>
      </w:r>
      <w:r>
        <w:rPr>
          <w:rFonts w:ascii="Times New Roman" w:hAnsi="Times New Roman" w:cs="Times New Roman"/>
          <w:sz w:val="24"/>
          <w:szCs w:val="24"/>
        </w:rPr>
        <w:t xml:space="preserve"> The ROC and precision–recall curves, confusion matrices, and epoch-wise analyses </w:t>
      </w:r>
      <w:r>
        <w:rPr>
          <w:rFonts w:ascii="Times New Roman" w:hAnsi="Times New Roman" w:cs="Times New Roman"/>
          <w:color w:val="0070C0"/>
          <w:sz w:val="24"/>
          <w:szCs w:val="24"/>
        </w:rPr>
        <w:t xml:space="preserve">further support the effectiveness of the evaluated models for multi-class intrusion detection on </w:t>
      </w:r>
      <w:r>
        <w:rPr>
          <w:rFonts w:ascii="Times New Roman" w:hAnsi="Times New Roman" w:cs="Times New Roman"/>
          <w:color w:val="00A651"/>
          <w:sz w:val="24"/>
          <w:szCs w:val="24"/>
        </w:rPr>
        <w:t>CSE-CIC-IDS2018</w:t>
      </w:r>
      <w:r>
        <w:rPr>
          <w:rFonts w:ascii="Times New Roman" w:hAnsi="Times New Roman" w:cs="Times New Roman"/>
          <w:color w:val="0070C0"/>
          <w:sz w:val="24"/>
          <w:szCs w:val="24"/>
        </w:rPr>
        <w:t>. Because no IoT-native dataset was evaluated in this study, these findings should be regarded as indicative rather than conclusive for IoT deployments.</w:t>
      </w:r>
    </w:p>
    <w:p w:rsidR="00390214" w:rsidRPr="00390214" w:rsidRDefault="00390214" w:rsidP="00390214">
      <w:pPr>
        <w:spacing w:after="0"/>
        <w:jc w:val="both"/>
        <w:rPr>
          <w:rFonts w:ascii="Times New Roman" w:hAnsi="Times New Roman" w:cs="Times New Roman"/>
          <w:sz w:val="24"/>
          <w:szCs w:val="24"/>
        </w:rPr>
      </w:pPr>
    </w:p>
    <w:p w:rsidR="00390214" w:rsidRPr="00390214" w:rsidRDefault="00390214" w:rsidP="00390214">
      <w:pPr>
        <w:spacing w:after="0"/>
        <w:jc w:val="both"/>
        <w:rPr>
          <w:rFonts w:ascii="Times New Roman" w:hAnsi="Times New Roman" w:cs="Times New Roman"/>
          <w:sz w:val="24"/>
          <w:szCs w:val="24"/>
        </w:rPr>
      </w:pPr>
      <w:r>
        <w:rPr>
          <w:rFonts w:ascii="Times New Roman" w:hAnsi="Times New Roman" w:cs="Times New Roman"/>
          <w:sz w:val="24"/>
          <w:szCs w:val="24"/>
        </w:rPr>
        <w:t xml:space="preserve">Despite these promising results, practical deployment of deep learning-based IDSs in real-world IoT environments presents several challenges. Resource-constrained IoT devices may have limited processing power, memory, and energy availability, which can restrict the deployment of computationally intensive architectures such as CNN-Transformer and BiLSTM-Transformer. In contrast, lightweight architectures such as FNN and CNN-1D may be more suitable for resource-constrained edge devices, while computationally demanding hybrid models can be deployed at edge gateways, fog nodes, or cloud-based security platforms. In addition, large-scale IoT environments generate heterogeneous and continuously evolving traffic, requiring IDSs to maintain low inference latency, scalability, and reliable performance under changing traffic distributions. Therefore, the </w:t>
        <w:t>computational cost, memory requirements, and inference latency of the selected architecture should be considered alongside detection accuracy when designing a practical deployment strategy.</w:t>
      </w:r>
    </w:p>
    <w:p w:rsidR="00390214" w:rsidRDefault="00390214" w:rsidP="00390214">
      <w:pPr>
        <w:spacing w:after="0"/>
        <w:jc w:val="both"/>
        <w:rPr>
          <w:rFonts w:ascii="Times New Roman" w:hAnsi="Times New Roman" w:cs="Times New Roman"/>
          <w:sz w:val="24"/>
          <w:szCs w:val="24"/>
        </w:rPr>
      </w:pPr>
    </w:p>
    <w:p w:rsidR="00FC30A5" w:rsidRPr="00390214" w:rsidRDefault="00390214" w:rsidP="00390214">
      <w:pPr>
        <w:spacing w:after="0"/>
        <w:jc w:val="both"/>
        <w:rPr>
          <w:rFonts w:ascii="Times New Roman" w:hAnsi="Times New Roman" w:cs="Times New Roman"/>
          <w:sz w:val="24"/>
          <w:szCs w:val="24"/>
        </w:rPr>
      </w:pPr>
      <w:r>
        <w:rPr>
          <w:rFonts w:ascii="Times New Roman" w:hAnsi="Times New Roman" w:cs="Times New Roman"/>
          <w:sz w:val="24"/>
          <w:szCs w:val="24"/>
        </w:rPr>
        <w:t xml:space="preserve">Future research will focus on validating the proposed framework using real-time IoT traffic and multiple IoT-native datasets, including IoT-23, Edge-IIoTset, N-BaIoT, and CIC-IoT, to further assess cross-dataset robustness and generalization. Supporting evidence from our complementary CIC-IoV-2024 study indicates that CNN-BiLSTM can also achieve strong performance in an IoV-specific environment, with an accuracy of 0.9844 and an AUC of 0.9952. However, a controlled cross-dataset evaluation of all six architectures remains necessary. Future </w:t>
      </w:r>
      <w:del w:id="91362" w:author="Grammar Check" w:date="2026-10-02T00:00:00Z">
        <w:r>
          <w:rPr>
            <w:rFonts w:ascii="Times New Roman" w:hAnsi="Times New Roman" w:cs="Times New Roman"/>
            <w:sz w:val="24"/>
            <w:szCs w:val="24"/>
          </w:rPr>
          <w:delText xml:space="preserve">implementation</w:delText>
        </w:r>
      </w:del>
      <w:ins w:id="91363" w:author="Grammar Check" w:date="2026-10-02T00:00:00Z">
        <w:r>
          <w:rPr>
            <w:rFonts w:ascii="Times New Roman" w:hAnsi="Times New Roman" w:cs="Times New Roman"/>
            <w:sz w:val="24"/>
            <w:szCs w:val="24"/>
          </w:rPr>
          <w:t xml:space="preserve">work</w:t>
        </w:r>
      </w:ins>
      <w:r>
        <w:rPr>
          <w:rFonts w:ascii="Times New Roman" w:hAnsi="Times New Roman" w:cs="Times New Roman"/>
          <w:sz w:val="24"/>
          <w:szCs w:val="24"/>
        </w:rPr>
        <w:t xml:space="preserve"> will also investigate model pruning, quantization, and knowledge distillation to reduce computational and memory requirements, as well as federated learning and edge-AI techniques for distributed and privacy-aware deployment. Adaptive and online learning mechanisms will be explored to enable the IDS to respond to evolving attack patterns, while Explainable AI (XAI) can improve model transparency and assist security analysts in interpreting detection decisions. Further investigation of advanced architectures, including Graph Neural Networks (GNNs) and Vision Transformers (ViTs), may also provide improved representation of complex network relationships and support the detection of emerging and zero-day attacks.</w:t>
      </w:r>
    </w:p>
    <w:p w:rsidR="00390214" w:rsidRDefault="00390214" w:rsidP="00FC30A5">
      <w:pPr>
        <w:pStyle w:val="NormalWeb"/>
        <w:spacing w:before="0" w:beforeAutospacing="0" w:after="0" w:afterAutospacing="0"/>
        <w:jc w:val="both"/>
        <w:rPr>
          <w:b/>
          <w:bCs/>
        </w:rPr>
      </w:pPr>
    </w:p>
    <w:p w:rsidR="00FC30A5" w:rsidRPr="00E66A31" w:rsidRDefault="00FC30A5" w:rsidP="00FC30A5">
      <w:pPr>
        <w:pStyle w:val="NormalWeb"/>
        <w:spacing w:before="0" w:beforeAutospacing="0" w:after="0" w:afterAutospacing="0"/>
        <w:jc w:val="both"/>
        <w:rPr>
          <w:b/>
          <w:bCs/>
        </w:rPr>
      </w:pPr>
      <w:r>
        <w:rPr>
          <w:b/>
          <w:bCs/>
        </w:rPr>
        <w:t>Declarations</w:t>
      </w:r>
    </w:p>
    <w:p w:rsidR="00287110" w:rsidRPr="00E66A31" w:rsidRDefault="00287110" w:rsidP="006A2D24">
      <w:pPr>
        <w:spacing w:after="0"/>
        <w:jc w:val="both"/>
        <w:rPr>
          <w:rFonts w:ascii="Times New Roman" w:hAnsi="Times New Roman" w:cs="Times New Roman"/>
          <w:sz w:val="24"/>
          <w:szCs w:val="24"/>
        </w:rPr>
      </w:pPr>
    </w:p>
    <w:p w:rsidR="00C00B75" w:rsidRPr="00E66A31" w:rsidRDefault="00C00B75" w:rsidP="00C00B75">
      <w:pPr>
        <w:pStyle w:val="NormalWeb"/>
        <w:spacing w:before="0" w:beforeAutospacing="0" w:after="0" w:afterAutospacing="0"/>
        <w:jc w:val="both"/>
        <w:rPr>
          <w:b/>
          <w:bCs/>
        </w:rPr>
      </w:pPr>
      <w:r>
        <w:rPr>
          <w:b/>
          <w:bCs/>
        </w:rPr>
        <w:t>Disclosure statement</w:t>
      </w:r>
    </w:p>
    <w:p w:rsidR="00C00B75" w:rsidRPr="00E66A31" w:rsidRDefault="00C00B75" w:rsidP="00C00B75">
      <w:pPr>
        <w:pStyle w:val="NormalWeb"/>
        <w:spacing w:before="0" w:beforeAutospacing="0" w:after="0" w:afterAutospacing="0"/>
        <w:jc w:val="both"/>
      </w:pPr>
      <w:r>
        <w:t>No potential conflict of interest was reported by the author(s).</w:t>
      </w:r>
    </w:p>
    <w:p w:rsidR="00C00B75" w:rsidRPr="00E66A31" w:rsidRDefault="00C00B75" w:rsidP="00C00B75">
      <w:pPr>
        <w:pStyle w:val="NormalWeb"/>
        <w:spacing w:before="0" w:beforeAutospacing="0" w:after="0" w:afterAutospacing="0"/>
        <w:jc w:val="both"/>
      </w:pPr>
    </w:p>
    <w:p w:rsidR="00C00B75" w:rsidRPr="00E66A31" w:rsidRDefault="00C00B75" w:rsidP="00C00B75">
      <w:pPr>
        <w:pStyle w:val="NormalWeb"/>
        <w:spacing w:before="0" w:beforeAutospacing="0" w:after="0" w:afterAutospacing="0"/>
        <w:jc w:val="both"/>
        <w:rPr>
          <w:b/>
        </w:rPr>
      </w:pPr>
      <w:r>
        <w:rPr>
          <w:b/>
        </w:rPr>
        <w:t>Funding</w:t>
      </w:r>
    </w:p>
    <w:p w:rsidR="00C00B75" w:rsidRPr="00E66A31" w:rsidRDefault="00C00B75" w:rsidP="00C00B75">
      <w:pPr>
        <w:pStyle w:val="NormalWeb"/>
        <w:spacing w:before="0" w:beforeAutospacing="0" w:after="0" w:afterAutospacing="0"/>
        <w:jc w:val="both"/>
      </w:pPr>
      <w:r>
        <w:t xml:space="preserve">The authors received no financial support for </w:t>
      </w:r>
      <w:r>
        <w:rPr>
          <w:color w:val="00A651"/>
        </w:rPr>
        <w:t>their research</w:t>
      </w:r>
      <w:r>
        <w:t>, authorship, and/or publication of this article.</w:t>
      </w:r>
    </w:p>
    <w:p w:rsidR="00C00B75" w:rsidRPr="00E66A31" w:rsidRDefault="00C00B75" w:rsidP="00C00B75">
      <w:pPr>
        <w:pStyle w:val="NormalWeb"/>
        <w:spacing w:before="0" w:beforeAutospacing="0" w:after="0" w:afterAutospacing="0"/>
        <w:jc w:val="both"/>
      </w:pPr>
    </w:p>
    <w:p w:rsidR="00467C17" w:rsidRPr="00E66A31" w:rsidRDefault="007A0351" w:rsidP="00C00B75">
      <w:pPr>
        <w:pStyle w:val="NormalWeb"/>
        <w:spacing w:before="0" w:beforeAutospacing="0" w:after="0" w:afterAutospacing="0"/>
        <w:jc w:val="both"/>
        <w:rPr>
          <w:b/>
        </w:rPr>
      </w:pPr>
      <w:r>
        <w:rPr>
          <w:b/>
        </w:rPr>
        <w:t>Data Availability Statement</w:t>
      </w:r>
    </w:p>
    <w:p w:rsidR="007A0351" w:rsidRPr="00E66A31" w:rsidRDefault="00A721B1" w:rsidP="00C00B75">
      <w:pPr>
        <w:pStyle w:val="NormalWeb"/>
        <w:spacing w:before="0" w:beforeAutospacing="0" w:after="0" w:afterAutospacing="0"/>
        <w:jc w:val="both"/>
      </w:pPr>
      <w:r>
        <w:t xml:space="preserve">The </w:t>
      </w:r>
      <w:r>
        <w:rPr>
          <w:color w:val="00A651"/>
        </w:rPr>
        <w:t>CSE-CIC-IDS2018</w:t>
      </w:r>
      <w:r>
        <w:t xml:space="preserve"> dataset used in this study is publicly available from the Canadian Institute for Cybersecurity at </w:t>
      </w:r>
      <w:r>
        <w:rPr>
          <w:color w:val="C00000"/>
        </w:rPr>
        <w:t>https://www.unb.ca/cic/datasets/ids-2018.html</w:t>
      </w:r>
      <w:r>
        <w:t xml:space="preserve">. The processed datasets, experimental configurations, and model outputs generated during the current study are available from the corresponding author upon reasonable request. Data sharing is subject to ethical and security considerations to ensure responsible use of network traffic </w:t>
      </w:r>
      <w:r>
        <w:rPr>
          <w:color w:val="00A651"/>
        </w:rPr>
        <w:t>data.</w:t>
      </w:r>
    </w:p>
    <w:p w:rsidR="0083403D" w:rsidRPr="00E66A31" w:rsidRDefault="0083403D" w:rsidP="00DA2F98">
      <w:pPr>
        <w:pStyle w:val="NormalWeb"/>
      </w:pPr>
      <w:r>
        <w:rPr>
          <w:b/>
        </w:rPr>
        <w:t>Consent to Participate:</w:t>
      </w:r>
      <w:r>
        <w:t xml:space="preserve"> Not applicable. This study did not involve human participants, human data, or human tissue.</w:t>
      </w:r>
    </w:p>
    <w:p w:rsidR="0083403D" w:rsidRPr="00E66A31" w:rsidRDefault="0083403D" w:rsidP="00DA2F98">
      <w:pPr>
        <w:pStyle w:val="NormalWeb"/>
      </w:pPr>
      <w:r>
        <w:rPr>
          <w:b/>
        </w:rPr>
        <w:t>Consent to Publish:</w:t>
      </w:r>
      <w:r>
        <w:t xml:space="preserve"> Not applicable.</w:t>
      </w:r>
    </w:p>
    <w:p w:rsidR="0083403D" w:rsidRPr="00E66A31" w:rsidRDefault="0083403D" w:rsidP="00DA2F98">
      <w:pPr>
        <w:pStyle w:val="NormalWeb"/>
      </w:pPr>
      <w:r>
        <w:rPr>
          <w:b/>
        </w:rPr>
        <w:t xml:space="preserve">Ethics Declaration: </w:t>
      </w:r>
      <w:r>
        <w:t xml:space="preserve">Not applicable. This research used the publicly available </w:t>
      </w:r>
      <w:r>
        <w:rPr>
          <w:color w:val="00A651"/>
        </w:rPr>
        <w:t>CSE-CIC-IDS2018</w:t>
      </w:r>
      <w:r>
        <w:t xml:space="preserve"> dataset and did not involve human subjects, animals, or any procedures requiring ethical approval.</w:t>
      </w:r>
    </w:p>
    <w:p w:rsidR="0083403D" w:rsidRPr="00E66A31" w:rsidRDefault="0083403D" w:rsidP="00DA2F98">
      <w:pPr>
        <w:pStyle w:val="NormalWeb"/>
      </w:pPr>
      <w:r>
        <w:rPr>
          <w:rStyle w:val="Strong"/>
        </w:rPr>
        <w:t>Clinical Trial Registration:</w:t>
      </w:r>
      <w:r>
        <w:t xml:space="preserve"> Not applicable. This study is not a clinical trial.</w:t>
      </w:r>
    </w:p>
    <w:p w:rsidR="00287110" w:rsidRPr="00E66A31" w:rsidRDefault="00287110" w:rsidP="00DA2F98">
      <w:pPr>
        <w:pStyle w:val="NormalWeb"/>
        <w:rPr>
          <w:b/>
          <w:bCs/>
        </w:rPr>
      </w:pPr>
      <w:r>
        <w:rPr>
          <w:b/>
          <w:bCs/>
        </w:rPr>
        <w:t>Author Contributions</w:t>
      </w:r>
    </w:p>
    <w:p w:rsidR="00287110" w:rsidRPr="00E66A31" w:rsidRDefault="00467C17" w:rsidP="00DA2F98">
      <w:pPr>
        <w:pStyle w:val="NormalWeb"/>
      </w:pPr>
      <w:r>
        <w:rPr>
          <w:rStyle w:val="Strong"/>
        </w:rPr>
        <w:t>Dipak Bhosale</w:t>
      </w:r>
      <w:r>
        <w:rPr>
          <w:rStyle w:val="Strong"/>
          <w:color w:val="0070C0"/>
        </w:rPr>
        <w:t xml:space="preserve"> (Corresponding Author)</w:t>
      </w:r>
      <w:r>
        <w:rPr>
          <w:rStyle w:val="Strong"/>
        </w:rPr>
        <w:t>:</w:t>
      </w:r>
      <w:r>
        <w:br/>
      </w:r>
      <w:r>
        <w:t xml:space="preserve">Conceived and designed the study, supervised the research methodology, and guided the overall </w:t>
        <w:t>experimental framework. Contributed to the interpretation of results and critically revised the manuscript for important intellectual content.</w:t>
      </w:r>
    </w:p>
    <w:p w:rsidR="00287110" w:rsidRPr="00E66A31" w:rsidRDefault="007A0351" w:rsidP="00DA2F98">
      <w:pPr>
        <w:pStyle w:val="NormalWeb"/>
      </w:pPr>
      <w:r>
        <w:rPr>
          <w:rStyle w:val="Strong"/>
        </w:rPr>
        <w:t>Dr. Avinash Dhole:</w:t>
      </w:r>
      <w:r>
        <w:br/>
      </w:r>
      <w:r>
        <w:t>Performed data pre-processing, model implementation, and experimental analysis. Contributed to result interpretation and assisted in drafting the manuscript.</w:t>
      </w:r>
    </w:p>
    <w:p w:rsidR="00287110" w:rsidRPr="00E66A31" w:rsidRDefault="007A0351" w:rsidP="00DA2F98">
      <w:pPr>
        <w:pStyle w:val="NormalWeb"/>
      </w:pPr>
      <w:r>
        <w:rPr>
          <w:rStyle w:val="Strong"/>
        </w:rPr>
        <w:t>Dr. P. B. Deshmukh:</w:t>
      </w:r>
      <w:r>
        <w:br/>
      </w:r>
      <w:r>
        <w:t>Provided technical guidance on deep learning architectures and evaluation metrics. Reviewed and revised the manuscript critically to enhance technical clarity and scientific rigor.</w:t>
      </w:r>
    </w:p>
    <w:p w:rsidR="00287110" w:rsidRPr="00E66A31" w:rsidRDefault="007A0351" w:rsidP="00DA2F98">
      <w:pPr>
        <w:pStyle w:val="NormalWeb"/>
      </w:pPr>
      <w:r>
        <w:rPr>
          <w:rStyle w:val="Strong"/>
        </w:rPr>
        <w:t>Dr. Mahesh Singh:</w:t>
      </w:r>
      <w:r>
        <w:br/>
      </w:r>
      <w:r>
        <w:t xml:space="preserve">Drafted the initial version of the manuscript, conducted</w:t>
      </w:r>
      <w:ins w:id="91364" w:author="Grammar Check" w:date="2026-10-02T00:00:00Z">
        <w:r>
          <w:t xml:space="preserve"> the</w:t>
        </w:r>
      </w:ins>
      <w:r>
        <w:t xml:space="preserve"> literature review, prepared figures and tables, and contributed to analysis and interpretation of results.</w:t>
      </w:r>
    </w:p>
    <w:p w:rsidR="00287110" w:rsidRPr="00E66A31" w:rsidRDefault="00287110" w:rsidP="00DA2F98">
      <w:pPr>
        <w:pStyle w:val="NormalWeb"/>
      </w:pPr>
      <w:r>
        <w:t xml:space="preserve">All authors have read and approved the final version of the manuscript and agree to be accountable for all aspects of the work, ensuring that questions related to the accuracy or integrity of any part of the work are appropriately investigated and resolved. </w:t>
      </w:r>
    </w:p>
    <w:p w:rsidR="007327A0" w:rsidRPr="00E66A31" w:rsidRDefault="001611DD" w:rsidP="001611DD">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References </w:t>
      </w:r>
    </w:p>
    <w:p w:rsidR="005B0DB5" w:rsidRPr="00E66A31" w:rsidRDefault="005B0DB5" w:rsidP="00AB2BBC">
      <w:pPr>
        <w:pStyle w:val="NormalWeb"/>
        <w:numPr>
          <w:ilvl w:val="0"/>
          <w:numId w:val="8"/>
        </w:numPr>
        <w:jc w:val="both"/>
        <w:rPr>
          <w:lang w:val="en-US" w:eastAsia="en-US"/>
        </w:rPr>
      </w:pPr>
      <w:r>
        <w:rPr>
          <w:lang w:val="en-US" w:eastAsia="en-US"/>
        </w:rPr>
        <w:t>Chataut R, Phoummalayvane A, Akl R (2023) Unleashing the power of IoT: a comprehensive review of IoT applications and future prospects in healthcare, agriculture, smart homes, smart cities, and Industry 4.0. Sensors 23(16):7194. https://doi.org/10.3390/s23167194</w:t>
      </w:r>
    </w:p>
    <w:p w:rsidR="005B0DB5" w:rsidRPr="00E66A31" w:rsidRDefault="005B0DB5" w:rsidP="00AB2BBC">
      <w:pPr>
        <w:pStyle w:val="NormalWeb"/>
        <w:numPr>
          <w:ilvl w:val="0"/>
          <w:numId w:val="8"/>
        </w:numPr>
        <w:jc w:val="both"/>
        <w:rPr>
          <w:lang w:val="en-US" w:eastAsia="en-US"/>
        </w:rPr>
      </w:pPr>
      <w:r>
        <w:rPr>
          <w:lang w:val="en-US" w:eastAsia="en-US"/>
        </w:rPr>
        <w:t>Bout E, Loscri V, Gallais A (2022) Evolution of IoT security: the era of smart attacks. IEEE Internet of Things Magazine 5(1):108–113. https://doi.org/10.1109/IOTM.001.2100082</w:t>
      </w:r>
    </w:p>
    <w:p w:rsidR="005B0DB5" w:rsidRPr="00E66A31" w:rsidRDefault="005B0DB5" w:rsidP="00AB2BBC">
      <w:pPr>
        <w:pStyle w:val="NormalWeb"/>
        <w:numPr>
          <w:ilvl w:val="0"/>
          <w:numId w:val="8"/>
        </w:numPr>
        <w:jc w:val="both"/>
        <w:rPr>
          <w:lang w:val="en-US" w:eastAsia="en-US"/>
        </w:rPr>
      </w:pPr>
      <w:r>
        <w:rPr>
          <w:lang w:val="en-US" w:eastAsia="en-US"/>
        </w:rPr>
        <w:t>Alwahedi F, Aldhaheri A, Ferrag MA, Battah A, Tihanyi N (2024) Machine learning techniques for IoT security: current research and future vision with generative AI and large language models. Internet of Things and Cyber-Physical Systems 4:167–185. https://doi.org/10.1016/j.iotcps.2024.01.003</w:t>
      </w:r>
    </w:p>
    <w:p w:rsidR="005B0DB5" w:rsidRPr="00E66A31" w:rsidRDefault="005B0DB5" w:rsidP="00AB2BBC">
      <w:pPr>
        <w:pStyle w:val="NormalWeb"/>
        <w:numPr>
          <w:ilvl w:val="0"/>
          <w:numId w:val="8"/>
        </w:numPr>
        <w:jc w:val="both"/>
        <w:rPr>
          <w:lang w:val="en-US" w:eastAsia="en-US"/>
        </w:rPr>
      </w:pPr>
      <w:r>
        <w:rPr>
          <w:lang w:val="en-US" w:eastAsia="en-US"/>
        </w:rPr>
        <w:t>Lo W, Alqahtani H, Thakur K, Almadhor A, Chander S, Kumar G (2022) A hybrid deep learning-based intrusion detection system using spatial-temporal representation of in-vehicle network traffic. Vehicular Communications 35:100471. https://doi.org/10.1016/j.vehcom.2022.100471</w:t>
      </w:r>
    </w:p>
    <w:p w:rsidR="005B0DB5" w:rsidRPr="00E66A31" w:rsidRDefault="005B0DB5" w:rsidP="00AB2BBC">
      <w:pPr>
        <w:pStyle w:val="NormalWeb"/>
        <w:numPr>
          <w:ilvl w:val="0"/>
          <w:numId w:val="8"/>
        </w:numPr>
        <w:jc w:val="both"/>
        <w:rPr>
          <w:lang w:val="en-US" w:eastAsia="en-US"/>
        </w:rPr>
      </w:pPr>
      <w:r>
        <w:rPr>
          <w:color w:val="0070C0"/>
          <w:lang w:val="en-US" w:eastAsia="en-US"/>
        </w:rPr>
        <w:t xml:space="preserve">Halbouni A, Gunawan TS, Habaebi MH, Halbouni M, Kartiwi M, Ahmad R (2022) CNN-LSTM: hybrid deep neural network for network intrusion detection system. IEEE Access 10:99837–99849. [https://doi.org/10.1109/ACCESS.2022.3206425]</w:t>
      </w:r>
    </w:p>
    <w:p w:rsidR="005B0DB5" w:rsidRPr="00E66A31" w:rsidRDefault="005B0DB5" w:rsidP="00AB2BBC">
      <w:pPr>
        <w:pStyle w:val="NormalWeb"/>
        <w:numPr>
          <w:ilvl w:val="0"/>
          <w:numId w:val="8"/>
        </w:numPr>
        <w:jc w:val="both"/>
        <w:rPr>
          <w:lang w:val="en-US" w:eastAsia="en-US"/>
        </w:rPr>
      </w:pPr>
      <w:r>
        <w:rPr>
          <w:color w:val="0070C0"/>
          <w:lang w:val="en-US" w:eastAsia="en-US"/>
        </w:rPr>
        <w:t>Sharafaldin I, Habibi Lashkari A, Ghorbani AA (2018) Toward gener</w:t>
      </w:r>
      <w:bookmarkStart w:id="3" w:name="_GoBack"/>
      <w:bookmarkEnd w:id="3"/>
      <w:r>
        <w:rPr>
          <w:color w:val="0070C0"/>
          <w:lang w:val="en-US" w:eastAsia="en-US"/>
        </w:rPr>
        <w:t>ating a new intrusion detection dataset and intrusion traffic characterization. In: Proceedings of the 4th International Conference on Information Systems Security and Privacy (ICISSP), pp 108–116. https://doi.org/10.5220/0006639801080116</w:t>
      </w:r>
    </w:p>
    <w:p w:rsidR="005B0DB5" w:rsidRPr="00E66A31" w:rsidRDefault="005B0DB5" w:rsidP="00AB2BBC">
      <w:pPr>
        <w:pStyle w:val="NormalWeb"/>
        <w:numPr>
          <w:ilvl w:val="0"/>
          <w:numId w:val="8"/>
        </w:numPr>
        <w:jc w:val="both"/>
        <w:rPr>
          <w:lang w:val="en-US" w:eastAsia="en-US"/>
        </w:rPr>
      </w:pPr>
      <w:r>
        <w:rPr>
          <w:lang w:val="en-US" w:eastAsia="en-US"/>
        </w:rPr>
        <w:t>Rahman MM, Al Shakil S, Mustakim MR (2025) A survey on intrusion detection systems in IoT networks. Cyber Security and Applications 3:100082. https://doi.org/10.1016/j.csa.2024.100082</w:t>
      </w:r>
    </w:p>
    <w:p w:rsidR="005B0DB5" w:rsidRPr="00E66A31" w:rsidRDefault="005B0DB5" w:rsidP="00AB2BBC">
      <w:pPr>
        <w:pStyle w:val="NormalWeb"/>
        <w:numPr>
          <w:ilvl w:val="0"/>
          <w:numId w:val="8"/>
        </w:numPr>
        <w:jc w:val="both"/>
        <w:rPr>
          <w:lang w:val="en-US" w:eastAsia="en-US"/>
        </w:rPr>
      </w:pPr>
      <w:r>
        <w:rPr>
          <w:lang w:val="en-US" w:eastAsia="en-US"/>
        </w:rPr>
        <w:t>Al-Haija QA, Droos A (2025) A comprehensive survey on deep learning-based intrusion detection systems in Internet of Things (IoT). Expert Systems 42(2):e13726. https://doi.org/10.1111/exsy.13726</w:t>
      </w:r>
    </w:p>
    <w:p w:rsidR="005B0DB5" w:rsidRPr="00E66A31" w:rsidRDefault="005B0DB5" w:rsidP="00AB2BBC">
      <w:pPr>
        <w:pStyle w:val="NormalWeb"/>
        <w:numPr>
          <w:ilvl w:val="0"/>
          <w:numId w:val="8"/>
        </w:numPr>
        <w:jc w:val="both"/>
        <w:rPr>
          <w:lang w:val="en-US" w:eastAsia="en-US"/>
        </w:rPr>
      </w:pPr>
      <w:r>
        <w:rPr>
          <w:lang w:val="en-US" w:eastAsia="en-US"/>
        </w:rPr>
        <w:t>Zhang Y, Muniyandi RC, Qamar F (2025) A review of deep learning applications in intrusion detection systems: overcoming challenges in spatiotemporal feature extraction and data imbalance. Applied Sciences 15(3):1552. https://doi.org/10.3390/app15031552</w:t>
      </w:r>
    </w:p>
    <w:p w:rsidR="005B0DB5" w:rsidRPr="00E66A31" w:rsidRDefault="005D6AD7" w:rsidP="00AB2BBC">
      <w:pPr>
        <w:pStyle w:val="NormalWeb"/>
        <w:numPr>
          <w:ilvl w:val="0"/>
          <w:numId w:val="8"/>
        </w:numPr>
        <w:jc w:val="both"/>
        <w:rPr>
          <w:lang w:val="en-US" w:eastAsia="en-US"/>
        </w:rPr>
      </w:pPr>
      <w:r>
        <w:rPr>
          <w:color w:val="0070C0"/>
          <w:lang w:val="en-US" w:eastAsia="en-US"/>
        </w:rPr>
        <w:t>Al-Shurbaji T, Anbar M, Manickam S, Hasbullah IH, Alfriehat N, Alabsi BA, Hashim H (2025) Deep learning-based intrusion detection system for detecting IoT botnet attacks: a review. IEEE Access 13:11792–11822. https://doi.org/10.1109/ACCESS.2025.3542123</w:t>
      </w:r>
    </w:p>
    <w:p w:rsidR="005B0DB5" w:rsidRPr="00E66A31" w:rsidRDefault="005B0DB5" w:rsidP="00AB2BBC">
      <w:pPr>
        <w:pStyle w:val="NormalWeb"/>
        <w:numPr>
          <w:ilvl w:val="0"/>
          <w:numId w:val="8"/>
        </w:numPr>
        <w:jc w:val="both"/>
        <w:rPr>
          <w:lang w:val="en-US" w:eastAsia="en-US"/>
        </w:rPr>
      </w:pPr>
      <w:r>
        <w:rPr>
          <w:lang w:val="en-US" w:eastAsia="en-US"/>
        </w:rPr>
        <w:t>Khairullah EF, Alsenani N (2025) A comprehensive study of deep learning models for intrusion detection in IoT devices. Engineering, Technology &amp; Applied Science Research 15(2):21029–21036. https://doi.org/10.48084/etasr.9712</w:t>
      </w:r>
    </w:p>
    <w:p w:rsidR="005B0DB5" w:rsidRPr="00E66A31" w:rsidRDefault="005B0DB5" w:rsidP="00AB2BBC">
      <w:pPr>
        <w:pStyle w:val="NormalWeb"/>
        <w:numPr>
          <w:ilvl w:val="0"/>
          <w:numId w:val="8"/>
        </w:numPr>
        <w:jc w:val="both"/>
        <w:rPr>
          <w:lang w:val="en-US" w:eastAsia="en-US"/>
        </w:rPr>
      </w:pPr>
      <w:r>
        <w:rPr>
          <w:lang w:val="en-US" w:eastAsia="en-US"/>
        </w:rPr>
        <w:t>Alsubaei FS (2025) Smart deep learning model for enhanced IoT intrusion detection. Scientific Reports 15(1):20577. https://doi.org/10.1038/s41598-025-05214-1</w:t>
      </w:r>
    </w:p>
    <w:p w:rsidR="005B0DB5" w:rsidRPr="00E66A31" w:rsidRDefault="005B0DB5" w:rsidP="00AB2BBC">
      <w:pPr>
        <w:pStyle w:val="NormalWeb"/>
        <w:numPr>
          <w:ilvl w:val="0"/>
          <w:numId w:val="8"/>
        </w:numPr>
        <w:jc w:val="both"/>
        <w:rPr>
          <w:lang w:val="en-US" w:eastAsia="en-US"/>
        </w:rPr>
      </w:pPr>
      <w:r>
        <w:rPr>
          <w:lang w:val="en-US" w:eastAsia="en-US"/>
        </w:rPr>
        <w:t>Hossain MA (2025) Deep learning-based intrusion detection for IoT networks: a scalable and efficient approach. EURASIP Journal on Information Security 2025(1):28. https://doi.org/10.1186/s13635-025-00195-2</w:t>
      </w:r>
    </w:p>
    <w:p w:rsidR="005B0DB5" w:rsidRPr="00E66A31" w:rsidRDefault="005B0DB5" w:rsidP="00AB2BBC">
      <w:pPr>
        <w:pStyle w:val="NormalWeb"/>
        <w:numPr>
          <w:ilvl w:val="0"/>
          <w:numId w:val="8"/>
        </w:numPr>
        <w:jc w:val="both"/>
        <w:rPr>
          <w:lang w:val="en-US" w:eastAsia="en-US"/>
        </w:rPr>
      </w:pPr>
      <w:r>
        <w:rPr>
          <w:lang w:val="en-US" w:eastAsia="en-US"/>
        </w:rPr>
        <w:t>Sun Y, Wang Z (2025) Intrusion detection in IoT and wireless networks using image-based neural network classification. Applied Soft Computing:113236. https://doi.org/10.1016/j.asoc.2025.113236</w:t>
      </w:r>
    </w:p>
    <w:p w:rsidR="005B0DB5" w:rsidRPr="00E66A31" w:rsidRDefault="005B0DB5" w:rsidP="00AB2BBC">
      <w:pPr>
        <w:pStyle w:val="NormalWeb"/>
        <w:numPr>
          <w:ilvl w:val="0"/>
          <w:numId w:val="8"/>
        </w:numPr>
        <w:jc w:val="both"/>
        <w:rPr>
          <w:lang w:val="en-US" w:eastAsia="en-US"/>
        </w:rPr>
      </w:pPr>
      <w:r>
        <w:rPr>
          <w:lang w:val="en-US" w:eastAsia="en-US"/>
        </w:rPr>
        <w:t>Agbor BA, Stephen BUA, Asuquo P, Luke UO, Anaga V (2025) Hybrid CNN–BiLSTM–DNN approach for detecting cybersecurity threats in IoT networks. Computers 14(2):58. https://doi.org/10.3390/computers14020058</w:t>
      </w:r>
    </w:p>
    <w:p w:rsidR="005B0DB5" w:rsidRPr="00E66A31" w:rsidRDefault="005B0DB5" w:rsidP="00AB2BBC">
      <w:pPr>
        <w:pStyle w:val="NormalWeb"/>
        <w:numPr>
          <w:ilvl w:val="0"/>
          <w:numId w:val="8"/>
        </w:numPr>
        <w:jc w:val="both"/>
        <w:rPr>
          <w:lang w:val="en-US" w:eastAsia="en-US"/>
        </w:rPr>
      </w:pPr>
      <w:r>
        <w:rPr>
          <w:lang w:val="en-US" w:eastAsia="en-US"/>
        </w:rPr>
        <w:t>Zhang C, Li J, Wang N, Zhang D (2025) Research on intrusion detection method based on Transformer and CNN-BiLSTM in Internet of Things. Sensors 25(9):2725. https://doi.org/10.3390/s25092725</w:t>
      </w:r>
    </w:p>
    <w:p w:rsidR="005B0DB5" w:rsidRPr="00E66A31" w:rsidRDefault="005B0DB5" w:rsidP="00AB2BBC">
      <w:pPr>
        <w:pStyle w:val="NormalWeb"/>
        <w:numPr>
          <w:ilvl w:val="0"/>
          <w:numId w:val="8"/>
        </w:numPr>
        <w:jc w:val="both"/>
        <w:rPr>
          <w:lang w:val="en-US" w:eastAsia="en-US"/>
        </w:rPr>
      </w:pPr>
      <w:r>
        <w:rPr>
          <w:lang w:val="en-US" w:eastAsia="en-US"/>
        </w:rPr>
        <w:t>Jouhari M, Guizani M (2024) Lightweight CNN-BiLSTM-based intrusion detection systems for resource-constrained IoT devices. In: 2024 International Wireless Communications and Mobile Computing (IWCMC), pp 1558–1563. IEEE. https://doi.org/10.1109/IWCMC61514.2024.10592417</w:t>
      </w:r>
    </w:p>
    <w:p w:rsidR="005B0DB5" w:rsidRPr="00E66A31" w:rsidRDefault="005B0DB5" w:rsidP="00AB2BBC">
      <w:pPr>
        <w:pStyle w:val="NormalWeb"/>
        <w:numPr>
          <w:ilvl w:val="0"/>
          <w:numId w:val="8"/>
        </w:numPr>
        <w:jc w:val="both"/>
        <w:rPr>
          <w:lang w:val="en-US" w:eastAsia="en-US"/>
        </w:rPr>
      </w:pPr>
      <w:r>
        <w:rPr>
          <w:lang w:val="en-US" w:eastAsia="en-US"/>
        </w:rPr>
        <w:t>Nandanwar H, Katarya R (2024) TL-BILSTM IoT: transfer learning model for prediction of intrusion detection systems in IoT environments. International Journal of Information Security 23(2):1251–1277. https://doi.org/10.1007/s10207-023-00797-8</w:t>
      </w:r>
    </w:p>
    <w:p w:rsidR="005B0DB5" w:rsidRPr="00E66A31" w:rsidRDefault="005B0DB5" w:rsidP="00AB2BBC">
      <w:pPr>
        <w:pStyle w:val="NormalWeb"/>
        <w:numPr>
          <w:ilvl w:val="0"/>
          <w:numId w:val="8"/>
        </w:numPr>
        <w:jc w:val="both"/>
        <w:rPr>
          <w:lang w:val="en-US" w:eastAsia="en-US"/>
        </w:rPr>
      </w:pPr>
      <w:r>
        <w:rPr>
          <w:lang w:val="en-US" w:eastAsia="en-US"/>
        </w:rPr>
        <w:t>Alotaibi Y, Ilyas M (2023) Ensemble-learning framework for intrusion detection to enhance Internet of Things device security. Sensors 23(12):5568. https://doi.org/10.3390/s23125568</w:t>
      </w:r>
    </w:p>
    <w:p w:rsidR="005B0DB5" w:rsidRPr="00E66A31" w:rsidRDefault="005B0DB5" w:rsidP="00AB2BBC">
      <w:pPr>
        <w:pStyle w:val="NormalWeb"/>
        <w:numPr>
          <w:ilvl w:val="0"/>
          <w:numId w:val="8"/>
        </w:numPr>
        <w:jc w:val="both"/>
        <w:rPr>
          <w:lang w:val="en-US" w:eastAsia="en-US"/>
        </w:rPr>
      </w:pPr>
      <w:r>
        <w:rPr>
          <w:lang w:val="en-US" w:eastAsia="en-US"/>
        </w:rPr>
        <w:t>Naz A, Ullah I, Jonath KK, Uzair M, Nizamani AH, Mushtaq H (2025) Innovative cybersecurity solutions: a deep learning-driven model for accurate intrusion detection in network traffic. Cluster Computing 28(11):695. https://doi.org/10.1007/s10586-025-04875-9</w:t>
      </w:r>
    </w:p>
    <w:p w:rsidR="005B0DB5" w:rsidRPr="00E66A31" w:rsidRDefault="005B0DB5" w:rsidP="00AB2BBC">
      <w:pPr>
        <w:pStyle w:val="NormalWeb"/>
        <w:numPr>
          <w:ilvl w:val="0"/>
          <w:numId w:val="8"/>
        </w:numPr>
        <w:jc w:val="both"/>
        <w:rPr>
          <w:lang w:val="en-US" w:eastAsia="en-US"/>
        </w:rPr>
      </w:pPr>
      <w:r>
        <w:rPr>
          <w:lang w:val="en-US" w:eastAsia="en-US"/>
        </w:rPr>
        <w:t>Khan ZI, Afzal MM, Shamsi KN (2024) A comprehensive study on the CIC-IDS2017 dataset for intrusion detection systems. International Research Journal of Advanced Engineering and Hub 2(2):254–260. https://doi.org/10.47392/IRJAEH.2024.0041</w:t>
      </w:r>
    </w:p>
    <w:p w:rsidR="005B0DB5" w:rsidRPr="00E66A31" w:rsidRDefault="005B0DB5" w:rsidP="00AB2BBC">
      <w:pPr>
        <w:pStyle w:val="NormalWeb"/>
        <w:numPr>
          <w:ilvl w:val="0"/>
          <w:numId w:val="8"/>
        </w:numPr>
        <w:jc w:val="both"/>
        <w:rPr>
          <w:lang w:val="en-US" w:eastAsia="en-US"/>
        </w:rPr>
      </w:pPr>
      <w:r>
        <w:rPr>
          <w:lang w:val="en-US" w:eastAsia="en-US"/>
        </w:rPr>
        <w:t>Kumar A, Pandey D (2024) Enhancing intrusion detection with machine learning and deep learning: a survey of CICIDS2017 and CSE-CIC-IDS2018 datasets. In: AIP Conference Proceedings, vol 3168, 020003. AIP Publishing. https://doi.org/10.1063/5.0227345</w:t>
      </w:r>
    </w:p>
    <w:p w:rsidR="005B0DB5" w:rsidRPr="00E66A31" w:rsidRDefault="005D6AD7" w:rsidP="00AB2BBC">
      <w:pPr>
        <w:pStyle w:val="NormalWeb"/>
        <w:numPr>
          <w:ilvl w:val="0"/>
          <w:numId w:val="8"/>
        </w:numPr>
        <w:jc w:val="both"/>
        <w:rPr>
          <w:lang w:val="en-US" w:eastAsia="en-US"/>
        </w:rPr>
      </w:pPr>
      <w:r>
        <w:rPr>
          <w:color w:val="0070C0"/>
          <w:lang w:val="en-US" w:eastAsia="en-US"/>
        </w:rPr>
        <w:t>Sakib MS, Tabassum N (2025) Analyzing deep learning model performance for intrusion detection on CIC-IDS2017 dataset. SSRN preprint 5217054. https://doi.org/10.2139/ssrn.5217054</w:t>
      </w:r>
    </w:p>
    <w:p w:rsidR="00D60748" w:rsidRPr="00E66A31" w:rsidRDefault="00D60748" w:rsidP="00D60748">
      <w:pPr>
        <w:pStyle w:val="NormalWeb"/>
        <w:numPr>
          <w:ilvl w:val="0"/>
          <w:numId w:val="8"/>
        </w:numPr>
        <w:jc w:val="both"/>
        <w:rPr>
          <w:lang w:val="en-US" w:eastAsia="en-US"/>
        </w:rPr>
      </w:pPr>
      <w:r>
        <w:rPr>
          <w:color w:val="0070C0"/>
          <w:lang w:val="pt-PT" w:eastAsia="en-US"/>
        </w:rPr>
        <w:t>Duraibi S, Alashjaee AM (2026) Detection of internet of things network attacks by hybrid deep learning (CNN-LSTM) algorithm to enhance security. Scientific Reports 16:20653. https://doi.org/10.1038/s41598-026-51043-7</w:t>
      </w:r>
    </w:p>
    <w:p w:rsidR="00D60748" w:rsidRPr="00E66A31" w:rsidRDefault="00D60748" w:rsidP="00D60748">
      <w:pPr>
        <w:pStyle w:val="NormalWeb"/>
        <w:numPr>
          <w:ilvl w:val="0"/>
          <w:numId w:val="8"/>
        </w:numPr>
        <w:jc w:val="both"/>
        <w:rPr>
          <w:lang w:val="en-US" w:eastAsia="en-US"/>
        </w:rPr>
      </w:pPr>
      <w:r>
        <w:rPr>
          <w:color w:val="0070C0"/>
          <w:lang w:val="en-US" w:eastAsia="en-US"/>
        </w:rPr>
        <w:t>Martin-Reizabal S, Caballero-Quiroga A, Gil-Arroyo B, Basurto N, Ruiz-Gonzalez R (2026) Transformer-based classification of IoT network traffic with flow-to-window aggregation. Internet of Things 36:101879. https://doi.org/10.1016/j.iot.2026.101879</w:t>
      </w:r>
    </w:p>
    <w:p w:rsidR="00D60748" w:rsidRPr="00E66A31" w:rsidRDefault="00D60748" w:rsidP="00D60748">
      <w:pPr>
        <w:pStyle w:val="NormalWeb"/>
        <w:numPr>
          <w:ilvl w:val="0"/>
          <w:numId w:val="8"/>
        </w:numPr>
        <w:jc w:val="both"/>
        <w:rPr>
          <w:lang w:val="en-US" w:eastAsia="en-US"/>
        </w:rPr>
      </w:pPr>
      <w:r>
        <w:rPr>
          <w:color w:val="0070C0"/>
          <w:lang w:val="pt-PT" w:eastAsia="en-US"/>
        </w:rPr>
        <w:t>Rasool AM, Safa NS, Mbarushimana C (2026) Towards privacy-preserving deep learning for intelligent IoT botnet detection. Applied Sciences 16(3):1665. https://doi.org/10.3390/app16031665</w:t>
      </w:r>
    </w:p>
    <w:p w:rsidR="005B0DB5" w:rsidRPr="00E66A31" w:rsidRDefault="005B0DB5" w:rsidP="00AB2BBC">
      <w:pPr>
        <w:pStyle w:val="NormalWeb"/>
        <w:numPr>
          <w:ilvl w:val="0"/>
          <w:numId w:val="8"/>
        </w:numPr>
        <w:jc w:val="both"/>
        <w:rPr>
          <w:lang w:val="en-US" w:eastAsia="en-US"/>
        </w:rPr>
      </w:pPr>
      <w:r>
        <w:rPr>
          <w:lang w:val="en-US" w:eastAsia="en-US"/>
        </w:rPr>
        <w:t>Al-Garadi MA, Mohamed A, Al-Ali AK, Du X, Ali I, Guizani M (2020) A survey of machine and deep learning methods for Internet of Things (IoT) security. IEEE Communications Surveys &amp; Tutorials 22(3):1646–1685. https://doi.org/10.1109/COMST.2020.2988293</w:t>
      </w:r>
    </w:p>
    <w:p w:rsidR="005B0DB5" w:rsidRPr="00E66A31" w:rsidRDefault="005B0DB5" w:rsidP="00AB2BBC">
      <w:pPr>
        <w:pStyle w:val="NormalWeb"/>
        <w:numPr>
          <w:ilvl w:val="0"/>
          <w:numId w:val="8"/>
        </w:numPr>
        <w:jc w:val="both"/>
        <w:rPr>
          <w:lang w:val="en-US" w:eastAsia="en-US"/>
        </w:rPr>
      </w:pPr>
      <w:r>
        <w:rPr>
          <w:lang w:val="en-US" w:eastAsia="en-US"/>
        </w:rPr>
        <w:t>Zhang C, Chen Y, Meng Y, Ruan F, Chen R, Li Y, Yang Y (2021) A novel framework design of network intrusion detection based on machine learning techniques. Security and Communication Networks 2021:6610675. https://doi.org/10.1155/2021/6610675</w:t>
      </w:r>
    </w:p>
    <w:p w:rsidR="005B0DB5" w:rsidRPr="00E66A31" w:rsidRDefault="005B0DB5" w:rsidP="00AB2BBC">
      <w:pPr>
        <w:pStyle w:val="NormalWeb"/>
        <w:numPr>
          <w:ilvl w:val="0"/>
          <w:numId w:val="8"/>
        </w:numPr>
        <w:jc w:val="both"/>
        <w:rPr>
          <w:lang w:val="en-US" w:eastAsia="en-US"/>
        </w:rPr>
      </w:pPr>
      <w:r>
        <w:rPr>
          <w:lang w:val="en-US" w:eastAsia="en-US"/>
        </w:rPr>
        <w:t>Jullian O, Otero B, Rodriguez E, Gutierrez N, Antona H, Canal R (2023) Deep learning-based detection for cyber-attacks in IoT networks: a distributed attack detection framework. Journal of Network and Systems Management 31(2):33. https://doi.org/10.1007/s10922-023-09725-2</w:t>
      </w:r>
    </w:p>
    <w:p w:rsidR="005B0DB5" w:rsidRPr="00E66A31" w:rsidRDefault="005B0DB5" w:rsidP="00AB2BBC">
      <w:pPr>
        <w:pStyle w:val="NormalWeb"/>
        <w:numPr>
          <w:ilvl w:val="0"/>
          <w:numId w:val="8"/>
        </w:numPr>
        <w:jc w:val="both"/>
        <w:rPr>
          <w:lang w:val="en-US" w:eastAsia="en-US"/>
        </w:rPr>
      </w:pPr>
      <w:r>
        <w:rPr>
          <w:lang w:val="en-US" w:eastAsia="en-US"/>
        </w:rPr>
        <w:t>Ali M, Shahroz M, Mushtaq MF, Alfarhood S, Safran M, Ashraf I (2024) Hybrid machine learning model for efficient botnet attack detection in IoT environments. IEEE Access 12:40682–40699. https://doi.org/10.1109/ACCESS.2024.3377230</w:t>
      </w:r>
    </w:p>
    <w:p w:rsidR="005B0DB5" w:rsidRPr="00E66A31" w:rsidRDefault="005B0DB5" w:rsidP="00AB2BBC">
      <w:pPr>
        <w:pStyle w:val="NormalWeb"/>
        <w:numPr>
          <w:ilvl w:val="0"/>
          <w:numId w:val="8"/>
        </w:numPr>
        <w:jc w:val="both"/>
        <w:rPr>
          <w:lang w:val="en-US" w:eastAsia="en-US"/>
        </w:rPr>
      </w:pPr>
      <w:r>
        <w:rPr>
          <w:lang w:val="en-US" w:eastAsia="en-US"/>
        </w:rPr>
        <w:t>Zhang Y, Fan Y, Guo Z, Ma H, Guan Q, Jiang W, Li W (2024) An efficient CNN + sparse Transformer-based intrusion detection method for IoT. In: International Conference on Intelligent Computing, pp 482–493. Springer, Singapore. https://doi.org/10.1007/978-981-97-5581-3_38</w:t>
      </w:r>
    </w:p>
    <w:p w:rsidR="005B0DB5" w:rsidRPr="00E66A31" w:rsidRDefault="005B0DB5" w:rsidP="00AB2BBC">
      <w:pPr>
        <w:pStyle w:val="NormalWeb"/>
        <w:numPr>
          <w:ilvl w:val="0"/>
          <w:numId w:val="8"/>
        </w:numPr>
        <w:jc w:val="both"/>
        <w:rPr>
          <w:lang w:val="en-US" w:eastAsia="en-US"/>
        </w:rPr>
      </w:pPr>
      <w:r>
        <w:rPr>
          <w:lang w:val="en-US" w:eastAsia="en-US"/>
        </w:rPr>
        <w:t>Wang S, Xu W, Liu Y (2023) Res-TranBiLSTM: an intelligent approach for intrusion detection in the Internet of Things. Computer Networks 235:109982. https://doi.org/10.1016/j.comnet.2023.109982</w:t>
      </w:r>
    </w:p>
    <w:p w:rsidR="005B0DB5" w:rsidRPr="00E66A31" w:rsidRDefault="005B0DB5" w:rsidP="00AB2BBC">
      <w:pPr>
        <w:pStyle w:val="NormalWeb"/>
        <w:numPr>
          <w:ilvl w:val="0"/>
          <w:numId w:val="8"/>
        </w:numPr>
        <w:jc w:val="both"/>
        <w:rPr>
          <w:lang w:val="en-US" w:eastAsia="en-US"/>
        </w:rPr>
      </w:pPr>
      <w:r>
        <w:rPr>
          <w:lang w:val="en-US" w:eastAsia="en-US"/>
        </w:rPr>
        <w:t>Ullah F, Naeem H, Jabbar S, Khalid S, Latif MA, Al-Turjman F, Mostarda L (2019) Cyber security threats detection in Internet of Things using deep learning approach. IEEE Access 7:124379–124389. https://doi.org/10.1109/ACCESS.2019.2937346</w:t>
      </w:r>
    </w:p>
    <w:p w:rsidR="00D5140D" w:rsidRPr="00E66A31" w:rsidRDefault="005B0DB5" w:rsidP="00AB2BBC">
      <w:pPr>
        <w:pStyle w:val="NormalWeb"/>
        <w:numPr>
          <w:ilvl w:val="0"/>
          <w:numId w:val="8"/>
        </w:numPr>
        <w:jc w:val="both"/>
      </w:pPr>
      <w:r>
        <w:rPr>
          <w:color w:val="0070C0"/>
          <w:lang w:val="en-US" w:eastAsia="en-US"/>
        </w:rPr>
        <w:t>Bhosale D, Dhole A, Deshmukh PB, Singh M (2026) Securing IoT networks: a deep learning framework for multi-class attack detection and precision–recall analysis. Engineering Research Express 8(9):095213. https://doi.org/10.1088/2631-8695/ae6152</w:t>
      </w:r>
    </w:p>
    <w:p w:rsidR="00C46DB6" w:rsidRPr="00E66A31" w:rsidRDefault="00C46DB6" w:rsidP="009A14B9">
      <w:pPr>
        <w:pStyle w:val="ListParagraph"/>
        <w:ind w:left="90"/>
        <w:jc w:val="both"/>
        <w:rPr>
          <w:rFonts w:ascii="Times New Roman" w:hAnsi="Times New Roman" w:cs="Times New Roman"/>
          <w:shd w:val="clear" w:color="auto" w:fill="FFFFFF"/>
        </w:rPr>
      </w:pPr>
    </w:p>
    <w:p w:rsidR="00C46DB6" w:rsidRPr="00E66A31" w:rsidRDefault="00C46DB6" w:rsidP="00C46DB6">
      <w:pPr>
        <w:rPr>
          <w:lang w:val="en-US"/>
        </w:rPr>
      </w:pPr>
    </w:p>
    <w:p w:rsidR="00C46DB6" w:rsidRPr="00E66A31" w:rsidRDefault="00C46DB6" w:rsidP="00C46DB6">
      <w:pPr>
        <w:rPr>
          <w:lang w:val="en-US"/>
        </w:rPr>
      </w:pPr>
    </w:p>
    <w:p w:rsidR="00C46DB6" w:rsidRPr="00E66A31" w:rsidRDefault="00C46DB6" w:rsidP="00C46DB6">
      <w:pPr>
        <w:rPr>
          <w:lang w:val="en-US"/>
        </w:rPr>
      </w:pPr>
    </w:p>
    <w:sectPr w:rsidR="00C46DB6" w:rsidRPr="00E66A31" w:rsidSect="00C46DB6">
      <w:pgSz w:w="11906" w:h="16838"/>
      <w:pgMar w:top="1440" w:right="92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64CB" w:rsidRDefault="009064CB" w:rsidP="00ED568F">
      <w:pPr>
        <w:spacing w:after="0" w:line="240" w:lineRule="auto"/>
      </w:pPr>
      <w:r>
        <w:separator/>
      </w:r>
    </w:p>
  </w:endnote>
  <w:endnote w:type="continuationSeparator" w:id="0">
    <w:p w:rsidR="009064CB" w:rsidRDefault="009064CB" w:rsidP="00ED5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64CB" w:rsidRDefault="009064CB" w:rsidP="00ED568F">
      <w:pPr>
        <w:spacing w:after="0" w:line="240" w:lineRule="auto"/>
      </w:pPr>
      <w:r>
        <w:separator/>
      </w:r>
    </w:p>
  </w:footnote>
  <w:footnote w:type="continuationSeparator" w:id="0">
    <w:p w:rsidR="009064CB" w:rsidRDefault="009064CB" w:rsidP="00ED5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0251"/>
    <w:multiLevelType w:val="multilevel"/>
    <w:tmpl w:val="F344379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9C3448"/>
    <w:multiLevelType w:val="hybridMultilevel"/>
    <w:tmpl w:val="CAF4A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705DBF"/>
    <w:multiLevelType w:val="multilevel"/>
    <w:tmpl w:val="68CC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D0577"/>
    <w:multiLevelType w:val="multilevel"/>
    <w:tmpl w:val="CEE82874"/>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CAA42E2"/>
    <w:multiLevelType w:val="multilevel"/>
    <w:tmpl w:val="15F8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D7F66"/>
    <w:multiLevelType w:val="multilevel"/>
    <w:tmpl w:val="801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A1F87"/>
    <w:multiLevelType w:val="multilevel"/>
    <w:tmpl w:val="58F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E2686"/>
    <w:multiLevelType w:val="multilevel"/>
    <w:tmpl w:val="536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72386"/>
    <w:multiLevelType w:val="multilevel"/>
    <w:tmpl w:val="E5F6B856"/>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6FD622D7"/>
    <w:multiLevelType w:val="hybridMultilevel"/>
    <w:tmpl w:val="A1A84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083587"/>
    <w:multiLevelType w:val="hybridMultilevel"/>
    <w:tmpl w:val="79E82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5"/>
  </w:num>
  <w:num w:numId="4">
    <w:abstractNumId w:val="6"/>
  </w:num>
  <w:num w:numId="5">
    <w:abstractNumId w:val="3"/>
  </w:num>
  <w:num w:numId="6">
    <w:abstractNumId w:val="8"/>
  </w:num>
  <w:num w:numId="7">
    <w:abstractNumId w:val="0"/>
  </w:num>
  <w:num w:numId="8">
    <w:abstractNumId w:val="1"/>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8D"/>
    <w:rsid w:val="00000B56"/>
    <w:rsid w:val="00002348"/>
    <w:rsid w:val="000031D0"/>
    <w:rsid w:val="0000347F"/>
    <w:rsid w:val="00006DA4"/>
    <w:rsid w:val="0001253E"/>
    <w:rsid w:val="00027D01"/>
    <w:rsid w:val="00063D7A"/>
    <w:rsid w:val="00065AB8"/>
    <w:rsid w:val="000739DB"/>
    <w:rsid w:val="000740F7"/>
    <w:rsid w:val="0007747B"/>
    <w:rsid w:val="00077985"/>
    <w:rsid w:val="000834E4"/>
    <w:rsid w:val="00085D60"/>
    <w:rsid w:val="00090500"/>
    <w:rsid w:val="000A6A21"/>
    <w:rsid w:val="000B16F0"/>
    <w:rsid w:val="000B7E56"/>
    <w:rsid w:val="000C5217"/>
    <w:rsid w:val="000C54D4"/>
    <w:rsid w:val="000C7C29"/>
    <w:rsid w:val="000D3841"/>
    <w:rsid w:val="000D66E0"/>
    <w:rsid w:val="000E1D92"/>
    <w:rsid w:val="00101CE7"/>
    <w:rsid w:val="00102A97"/>
    <w:rsid w:val="00102DD7"/>
    <w:rsid w:val="00103732"/>
    <w:rsid w:val="00103B47"/>
    <w:rsid w:val="00106EFD"/>
    <w:rsid w:val="001139A1"/>
    <w:rsid w:val="001208F8"/>
    <w:rsid w:val="00124790"/>
    <w:rsid w:val="00127850"/>
    <w:rsid w:val="00127EB8"/>
    <w:rsid w:val="00132A4E"/>
    <w:rsid w:val="00133E51"/>
    <w:rsid w:val="00135533"/>
    <w:rsid w:val="00135641"/>
    <w:rsid w:val="0014095F"/>
    <w:rsid w:val="00141878"/>
    <w:rsid w:val="00142F70"/>
    <w:rsid w:val="00143FAD"/>
    <w:rsid w:val="001465E4"/>
    <w:rsid w:val="0015211F"/>
    <w:rsid w:val="001611DD"/>
    <w:rsid w:val="00161E89"/>
    <w:rsid w:val="00165795"/>
    <w:rsid w:val="00175DD8"/>
    <w:rsid w:val="00176875"/>
    <w:rsid w:val="001771BD"/>
    <w:rsid w:val="00180351"/>
    <w:rsid w:val="00190E88"/>
    <w:rsid w:val="0019520F"/>
    <w:rsid w:val="001A0DC8"/>
    <w:rsid w:val="001A607F"/>
    <w:rsid w:val="001A7E85"/>
    <w:rsid w:val="001B5273"/>
    <w:rsid w:val="001C2DA9"/>
    <w:rsid w:val="001C3D50"/>
    <w:rsid w:val="001C585F"/>
    <w:rsid w:val="001D59FF"/>
    <w:rsid w:val="001E2573"/>
    <w:rsid w:val="001E42E0"/>
    <w:rsid w:val="001F4838"/>
    <w:rsid w:val="001F5C47"/>
    <w:rsid w:val="001F7A66"/>
    <w:rsid w:val="00206BE7"/>
    <w:rsid w:val="00211ACC"/>
    <w:rsid w:val="00216BB5"/>
    <w:rsid w:val="0021787C"/>
    <w:rsid w:val="00222234"/>
    <w:rsid w:val="00223B99"/>
    <w:rsid w:val="00225D14"/>
    <w:rsid w:val="00230285"/>
    <w:rsid w:val="0023087F"/>
    <w:rsid w:val="00230C9A"/>
    <w:rsid w:val="0023187F"/>
    <w:rsid w:val="002329C6"/>
    <w:rsid w:val="00235726"/>
    <w:rsid w:val="00237C74"/>
    <w:rsid w:val="00240D34"/>
    <w:rsid w:val="002479FF"/>
    <w:rsid w:val="00267181"/>
    <w:rsid w:val="00271940"/>
    <w:rsid w:val="002753FD"/>
    <w:rsid w:val="002763B6"/>
    <w:rsid w:val="0027726D"/>
    <w:rsid w:val="00285438"/>
    <w:rsid w:val="00287110"/>
    <w:rsid w:val="002900F9"/>
    <w:rsid w:val="00293785"/>
    <w:rsid w:val="00294F5A"/>
    <w:rsid w:val="002A328F"/>
    <w:rsid w:val="002A4329"/>
    <w:rsid w:val="002A54DF"/>
    <w:rsid w:val="002B0736"/>
    <w:rsid w:val="002B1DC1"/>
    <w:rsid w:val="002C39C0"/>
    <w:rsid w:val="002D3FC1"/>
    <w:rsid w:val="002D54F3"/>
    <w:rsid w:val="002D6CD9"/>
    <w:rsid w:val="002E21A3"/>
    <w:rsid w:val="002E6E31"/>
    <w:rsid w:val="002F354A"/>
    <w:rsid w:val="002F396F"/>
    <w:rsid w:val="002F7D2D"/>
    <w:rsid w:val="00301A52"/>
    <w:rsid w:val="00305FF3"/>
    <w:rsid w:val="00307511"/>
    <w:rsid w:val="00307603"/>
    <w:rsid w:val="003137B5"/>
    <w:rsid w:val="00315554"/>
    <w:rsid w:val="00323024"/>
    <w:rsid w:val="00326849"/>
    <w:rsid w:val="0033117D"/>
    <w:rsid w:val="00331CAF"/>
    <w:rsid w:val="00335308"/>
    <w:rsid w:val="003364B9"/>
    <w:rsid w:val="00352185"/>
    <w:rsid w:val="00352578"/>
    <w:rsid w:val="00357A11"/>
    <w:rsid w:val="00361357"/>
    <w:rsid w:val="003647C5"/>
    <w:rsid w:val="00367BAF"/>
    <w:rsid w:val="003705E4"/>
    <w:rsid w:val="00375A4B"/>
    <w:rsid w:val="00384C72"/>
    <w:rsid w:val="00385A4E"/>
    <w:rsid w:val="0038601A"/>
    <w:rsid w:val="003862B6"/>
    <w:rsid w:val="00386438"/>
    <w:rsid w:val="00387989"/>
    <w:rsid w:val="00390214"/>
    <w:rsid w:val="00392E02"/>
    <w:rsid w:val="003960E2"/>
    <w:rsid w:val="003A58A5"/>
    <w:rsid w:val="003C3155"/>
    <w:rsid w:val="003C3D74"/>
    <w:rsid w:val="003C652C"/>
    <w:rsid w:val="003D14C4"/>
    <w:rsid w:val="003D1C8A"/>
    <w:rsid w:val="003D5E41"/>
    <w:rsid w:val="003E5AF7"/>
    <w:rsid w:val="003E70A6"/>
    <w:rsid w:val="003F1CE2"/>
    <w:rsid w:val="003F4D68"/>
    <w:rsid w:val="003F5840"/>
    <w:rsid w:val="0040337F"/>
    <w:rsid w:val="004035C3"/>
    <w:rsid w:val="0041428F"/>
    <w:rsid w:val="004169EC"/>
    <w:rsid w:val="00432143"/>
    <w:rsid w:val="004328E0"/>
    <w:rsid w:val="00441DF4"/>
    <w:rsid w:val="00450B81"/>
    <w:rsid w:val="00457701"/>
    <w:rsid w:val="00460C02"/>
    <w:rsid w:val="00463467"/>
    <w:rsid w:val="004639FC"/>
    <w:rsid w:val="0046575F"/>
    <w:rsid w:val="00467C17"/>
    <w:rsid w:val="00476C4C"/>
    <w:rsid w:val="0048039B"/>
    <w:rsid w:val="00481682"/>
    <w:rsid w:val="004919DC"/>
    <w:rsid w:val="00494558"/>
    <w:rsid w:val="00494ED6"/>
    <w:rsid w:val="00496555"/>
    <w:rsid w:val="004A28C3"/>
    <w:rsid w:val="004A31F0"/>
    <w:rsid w:val="004B1D2A"/>
    <w:rsid w:val="004C0F78"/>
    <w:rsid w:val="004E16CE"/>
    <w:rsid w:val="004F2E60"/>
    <w:rsid w:val="004F33AB"/>
    <w:rsid w:val="004F3B4C"/>
    <w:rsid w:val="004F3EE3"/>
    <w:rsid w:val="004F68A7"/>
    <w:rsid w:val="004F6BBF"/>
    <w:rsid w:val="00502A3C"/>
    <w:rsid w:val="00503AC7"/>
    <w:rsid w:val="00506317"/>
    <w:rsid w:val="00506DC7"/>
    <w:rsid w:val="00522FF9"/>
    <w:rsid w:val="00527A3E"/>
    <w:rsid w:val="00527A8B"/>
    <w:rsid w:val="00527F72"/>
    <w:rsid w:val="005303B9"/>
    <w:rsid w:val="00532348"/>
    <w:rsid w:val="005338F2"/>
    <w:rsid w:val="00537EB7"/>
    <w:rsid w:val="00537FDE"/>
    <w:rsid w:val="00543261"/>
    <w:rsid w:val="00543E4B"/>
    <w:rsid w:val="00552F76"/>
    <w:rsid w:val="00553317"/>
    <w:rsid w:val="00553FF0"/>
    <w:rsid w:val="00557153"/>
    <w:rsid w:val="00560361"/>
    <w:rsid w:val="0056094A"/>
    <w:rsid w:val="00560EB4"/>
    <w:rsid w:val="00561425"/>
    <w:rsid w:val="00563847"/>
    <w:rsid w:val="00565168"/>
    <w:rsid w:val="00574C48"/>
    <w:rsid w:val="005875FA"/>
    <w:rsid w:val="00587BBF"/>
    <w:rsid w:val="005938AB"/>
    <w:rsid w:val="00594654"/>
    <w:rsid w:val="00596AC0"/>
    <w:rsid w:val="005A572F"/>
    <w:rsid w:val="005B0DB5"/>
    <w:rsid w:val="005C00F5"/>
    <w:rsid w:val="005C334A"/>
    <w:rsid w:val="005C4296"/>
    <w:rsid w:val="005C6554"/>
    <w:rsid w:val="005D4C1B"/>
    <w:rsid w:val="005D6AD7"/>
    <w:rsid w:val="005F0771"/>
    <w:rsid w:val="005F2455"/>
    <w:rsid w:val="0060112E"/>
    <w:rsid w:val="00604714"/>
    <w:rsid w:val="00612D22"/>
    <w:rsid w:val="00616BF0"/>
    <w:rsid w:val="00621AE7"/>
    <w:rsid w:val="0062796F"/>
    <w:rsid w:val="006341DC"/>
    <w:rsid w:val="00642F08"/>
    <w:rsid w:val="0064632F"/>
    <w:rsid w:val="0064653C"/>
    <w:rsid w:val="006473ED"/>
    <w:rsid w:val="0065029E"/>
    <w:rsid w:val="00656746"/>
    <w:rsid w:val="00665000"/>
    <w:rsid w:val="00665A9E"/>
    <w:rsid w:val="0067191A"/>
    <w:rsid w:val="00684DE4"/>
    <w:rsid w:val="00686F27"/>
    <w:rsid w:val="006900C4"/>
    <w:rsid w:val="00690446"/>
    <w:rsid w:val="00691181"/>
    <w:rsid w:val="00691D93"/>
    <w:rsid w:val="00694A3D"/>
    <w:rsid w:val="006A2C19"/>
    <w:rsid w:val="006A2D24"/>
    <w:rsid w:val="006A3C9D"/>
    <w:rsid w:val="006A6C6D"/>
    <w:rsid w:val="006B3E9A"/>
    <w:rsid w:val="006B4AD0"/>
    <w:rsid w:val="006B5404"/>
    <w:rsid w:val="006B7325"/>
    <w:rsid w:val="006C4ED6"/>
    <w:rsid w:val="006C58E8"/>
    <w:rsid w:val="006D136C"/>
    <w:rsid w:val="006D1E9A"/>
    <w:rsid w:val="006D58D0"/>
    <w:rsid w:val="006E48BB"/>
    <w:rsid w:val="006F0005"/>
    <w:rsid w:val="006F1FAA"/>
    <w:rsid w:val="006F5970"/>
    <w:rsid w:val="00703EE6"/>
    <w:rsid w:val="00712BA8"/>
    <w:rsid w:val="0072052A"/>
    <w:rsid w:val="00722312"/>
    <w:rsid w:val="007327A0"/>
    <w:rsid w:val="0073489B"/>
    <w:rsid w:val="007406A6"/>
    <w:rsid w:val="007468B6"/>
    <w:rsid w:val="007501A1"/>
    <w:rsid w:val="00760916"/>
    <w:rsid w:val="0076373B"/>
    <w:rsid w:val="007642B7"/>
    <w:rsid w:val="00766152"/>
    <w:rsid w:val="0076727C"/>
    <w:rsid w:val="007828C1"/>
    <w:rsid w:val="00791E72"/>
    <w:rsid w:val="00793A6E"/>
    <w:rsid w:val="007962D2"/>
    <w:rsid w:val="007A0351"/>
    <w:rsid w:val="007A1C5D"/>
    <w:rsid w:val="007A602D"/>
    <w:rsid w:val="007A6A3D"/>
    <w:rsid w:val="007A6ED9"/>
    <w:rsid w:val="007B35E0"/>
    <w:rsid w:val="007B3823"/>
    <w:rsid w:val="007B46D4"/>
    <w:rsid w:val="007B5F1F"/>
    <w:rsid w:val="007B623D"/>
    <w:rsid w:val="007B6CAF"/>
    <w:rsid w:val="007B7573"/>
    <w:rsid w:val="007C17E4"/>
    <w:rsid w:val="007C4895"/>
    <w:rsid w:val="007C49DB"/>
    <w:rsid w:val="007D4BCC"/>
    <w:rsid w:val="007D54EE"/>
    <w:rsid w:val="007E62EF"/>
    <w:rsid w:val="007F1090"/>
    <w:rsid w:val="007F1A3F"/>
    <w:rsid w:val="007F2ED3"/>
    <w:rsid w:val="007F5D56"/>
    <w:rsid w:val="007F62B2"/>
    <w:rsid w:val="008023DC"/>
    <w:rsid w:val="00803B08"/>
    <w:rsid w:val="0080434E"/>
    <w:rsid w:val="0080498D"/>
    <w:rsid w:val="00813023"/>
    <w:rsid w:val="008131EB"/>
    <w:rsid w:val="008147EC"/>
    <w:rsid w:val="00820E0E"/>
    <w:rsid w:val="00821746"/>
    <w:rsid w:val="00824A1E"/>
    <w:rsid w:val="00826920"/>
    <w:rsid w:val="00826F67"/>
    <w:rsid w:val="00827177"/>
    <w:rsid w:val="0083403D"/>
    <w:rsid w:val="0083552D"/>
    <w:rsid w:val="00837A1F"/>
    <w:rsid w:val="00842353"/>
    <w:rsid w:val="0084257D"/>
    <w:rsid w:val="0084291B"/>
    <w:rsid w:val="00843114"/>
    <w:rsid w:val="008447F8"/>
    <w:rsid w:val="00862C54"/>
    <w:rsid w:val="008651E6"/>
    <w:rsid w:val="00876686"/>
    <w:rsid w:val="0088055F"/>
    <w:rsid w:val="00885690"/>
    <w:rsid w:val="00885740"/>
    <w:rsid w:val="008927A6"/>
    <w:rsid w:val="008959CF"/>
    <w:rsid w:val="008A0C0E"/>
    <w:rsid w:val="008A4E46"/>
    <w:rsid w:val="008A58F2"/>
    <w:rsid w:val="008A72A9"/>
    <w:rsid w:val="008C2CED"/>
    <w:rsid w:val="008D1492"/>
    <w:rsid w:val="008D33EE"/>
    <w:rsid w:val="008D3FFC"/>
    <w:rsid w:val="008E21CF"/>
    <w:rsid w:val="008E77EC"/>
    <w:rsid w:val="00905CCE"/>
    <w:rsid w:val="009064CB"/>
    <w:rsid w:val="00915E38"/>
    <w:rsid w:val="00916007"/>
    <w:rsid w:val="00922A05"/>
    <w:rsid w:val="009255E0"/>
    <w:rsid w:val="00932379"/>
    <w:rsid w:val="00933E1F"/>
    <w:rsid w:val="009344AD"/>
    <w:rsid w:val="00940B46"/>
    <w:rsid w:val="00946EDA"/>
    <w:rsid w:val="0095036D"/>
    <w:rsid w:val="009541DC"/>
    <w:rsid w:val="0095486C"/>
    <w:rsid w:val="00963A78"/>
    <w:rsid w:val="009725F6"/>
    <w:rsid w:val="00983FE1"/>
    <w:rsid w:val="009858DE"/>
    <w:rsid w:val="00996642"/>
    <w:rsid w:val="009A0B59"/>
    <w:rsid w:val="009A14B9"/>
    <w:rsid w:val="009B1D32"/>
    <w:rsid w:val="009B5C7C"/>
    <w:rsid w:val="009C0559"/>
    <w:rsid w:val="009D66F8"/>
    <w:rsid w:val="009E05D4"/>
    <w:rsid w:val="009E1D34"/>
    <w:rsid w:val="009E2D24"/>
    <w:rsid w:val="009E61A6"/>
    <w:rsid w:val="009E62D3"/>
    <w:rsid w:val="009F09C7"/>
    <w:rsid w:val="009F3BB0"/>
    <w:rsid w:val="009F5F52"/>
    <w:rsid w:val="00A02B17"/>
    <w:rsid w:val="00A03C6D"/>
    <w:rsid w:val="00A059D5"/>
    <w:rsid w:val="00A1236B"/>
    <w:rsid w:val="00A151C5"/>
    <w:rsid w:val="00A158C5"/>
    <w:rsid w:val="00A16DDF"/>
    <w:rsid w:val="00A16F53"/>
    <w:rsid w:val="00A23ECD"/>
    <w:rsid w:val="00A2777D"/>
    <w:rsid w:val="00A32417"/>
    <w:rsid w:val="00A32712"/>
    <w:rsid w:val="00A34553"/>
    <w:rsid w:val="00A37C34"/>
    <w:rsid w:val="00A43877"/>
    <w:rsid w:val="00A5118B"/>
    <w:rsid w:val="00A5512E"/>
    <w:rsid w:val="00A609E4"/>
    <w:rsid w:val="00A62642"/>
    <w:rsid w:val="00A721B1"/>
    <w:rsid w:val="00A73110"/>
    <w:rsid w:val="00A80026"/>
    <w:rsid w:val="00A83D76"/>
    <w:rsid w:val="00A94A7F"/>
    <w:rsid w:val="00AA40C3"/>
    <w:rsid w:val="00AA52A2"/>
    <w:rsid w:val="00AA62AF"/>
    <w:rsid w:val="00AA6EBA"/>
    <w:rsid w:val="00AB14F7"/>
    <w:rsid w:val="00AB2BBC"/>
    <w:rsid w:val="00AB3067"/>
    <w:rsid w:val="00AB65D7"/>
    <w:rsid w:val="00AB66F6"/>
    <w:rsid w:val="00AC0459"/>
    <w:rsid w:val="00AC15D7"/>
    <w:rsid w:val="00AD2294"/>
    <w:rsid w:val="00AD2B6D"/>
    <w:rsid w:val="00AD71AD"/>
    <w:rsid w:val="00AE0C45"/>
    <w:rsid w:val="00AE4BD7"/>
    <w:rsid w:val="00B012EF"/>
    <w:rsid w:val="00B07E2F"/>
    <w:rsid w:val="00B15A55"/>
    <w:rsid w:val="00B22F4C"/>
    <w:rsid w:val="00B273B1"/>
    <w:rsid w:val="00B308FE"/>
    <w:rsid w:val="00B372CD"/>
    <w:rsid w:val="00B41827"/>
    <w:rsid w:val="00B425C8"/>
    <w:rsid w:val="00B43AE5"/>
    <w:rsid w:val="00B44086"/>
    <w:rsid w:val="00B75185"/>
    <w:rsid w:val="00B80F26"/>
    <w:rsid w:val="00B83E30"/>
    <w:rsid w:val="00B847F8"/>
    <w:rsid w:val="00B85F46"/>
    <w:rsid w:val="00B86DCF"/>
    <w:rsid w:val="00B9538B"/>
    <w:rsid w:val="00B958BF"/>
    <w:rsid w:val="00B970AC"/>
    <w:rsid w:val="00B9755B"/>
    <w:rsid w:val="00BA3019"/>
    <w:rsid w:val="00BB0AEB"/>
    <w:rsid w:val="00BB4F7E"/>
    <w:rsid w:val="00BB6812"/>
    <w:rsid w:val="00BB7A82"/>
    <w:rsid w:val="00BC18B2"/>
    <w:rsid w:val="00BC4114"/>
    <w:rsid w:val="00BC5227"/>
    <w:rsid w:val="00BC7590"/>
    <w:rsid w:val="00BF30CF"/>
    <w:rsid w:val="00BF6107"/>
    <w:rsid w:val="00BF6C2A"/>
    <w:rsid w:val="00BF7E28"/>
    <w:rsid w:val="00C00B75"/>
    <w:rsid w:val="00C0145E"/>
    <w:rsid w:val="00C02945"/>
    <w:rsid w:val="00C02B87"/>
    <w:rsid w:val="00C05D87"/>
    <w:rsid w:val="00C13D09"/>
    <w:rsid w:val="00C27FAB"/>
    <w:rsid w:val="00C30747"/>
    <w:rsid w:val="00C33999"/>
    <w:rsid w:val="00C4061D"/>
    <w:rsid w:val="00C4137F"/>
    <w:rsid w:val="00C46DB6"/>
    <w:rsid w:val="00C5272E"/>
    <w:rsid w:val="00C6092C"/>
    <w:rsid w:val="00C614E7"/>
    <w:rsid w:val="00C6315F"/>
    <w:rsid w:val="00C73521"/>
    <w:rsid w:val="00C81CD8"/>
    <w:rsid w:val="00C936A7"/>
    <w:rsid w:val="00C961AB"/>
    <w:rsid w:val="00CA0C86"/>
    <w:rsid w:val="00CB1672"/>
    <w:rsid w:val="00CB6BA3"/>
    <w:rsid w:val="00CB74FB"/>
    <w:rsid w:val="00CD4B82"/>
    <w:rsid w:val="00CD51C0"/>
    <w:rsid w:val="00CE5266"/>
    <w:rsid w:val="00CE71A5"/>
    <w:rsid w:val="00CF0C78"/>
    <w:rsid w:val="00CF31BD"/>
    <w:rsid w:val="00CF4D40"/>
    <w:rsid w:val="00CF7A02"/>
    <w:rsid w:val="00D00139"/>
    <w:rsid w:val="00D07659"/>
    <w:rsid w:val="00D141F7"/>
    <w:rsid w:val="00D172A7"/>
    <w:rsid w:val="00D17BB0"/>
    <w:rsid w:val="00D20ED1"/>
    <w:rsid w:val="00D30924"/>
    <w:rsid w:val="00D436FA"/>
    <w:rsid w:val="00D5140D"/>
    <w:rsid w:val="00D52882"/>
    <w:rsid w:val="00D52CA0"/>
    <w:rsid w:val="00D548BC"/>
    <w:rsid w:val="00D56448"/>
    <w:rsid w:val="00D60748"/>
    <w:rsid w:val="00D621D8"/>
    <w:rsid w:val="00D6311D"/>
    <w:rsid w:val="00D71885"/>
    <w:rsid w:val="00D73D6E"/>
    <w:rsid w:val="00D8149B"/>
    <w:rsid w:val="00D86FF3"/>
    <w:rsid w:val="00D912A1"/>
    <w:rsid w:val="00D91EE8"/>
    <w:rsid w:val="00DA1885"/>
    <w:rsid w:val="00DA2F98"/>
    <w:rsid w:val="00DB1E9F"/>
    <w:rsid w:val="00DB4850"/>
    <w:rsid w:val="00DB69FD"/>
    <w:rsid w:val="00DB6B43"/>
    <w:rsid w:val="00DB76E3"/>
    <w:rsid w:val="00DC24E5"/>
    <w:rsid w:val="00DC2674"/>
    <w:rsid w:val="00DC32E2"/>
    <w:rsid w:val="00DC4218"/>
    <w:rsid w:val="00DC6F04"/>
    <w:rsid w:val="00DD4106"/>
    <w:rsid w:val="00DD77D6"/>
    <w:rsid w:val="00DE2CFF"/>
    <w:rsid w:val="00E016E6"/>
    <w:rsid w:val="00E01933"/>
    <w:rsid w:val="00E0528E"/>
    <w:rsid w:val="00E0709D"/>
    <w:rsid w:val="00E136D5"/>
    <w:rsid w:val="00E15127"/>
    <w:rsid w:val="00E15F5B"/>
    <w:rsid w:val="00E2231D"/>
    <w:rsid w:val="00E24C72"/>
    <w:rsid w:val="00E32A10"/>
    <w:rsid w:val="00E36FB4"/>
    <w:rsid w:val="00E56226"/>
    <w:rsid w:val="00E57B02"/>
    <w:rsid w:val="00E61B22"/>
    <w:rsid w:val="00E624E0"/>
    <w:rsid w:val="00E63255"/>
    <w:rsid w:val="00E6631B"/>
    <w:rsid w:val="00E66A31"/>
    <w:rsid w:val="00E67754"/>
    <w:rsid w:val="00E67C49"/>
    <w:rsid w:val="00E72F69"/>
    <w:rsid w:val="00E73319"/>
    <w:rsid w:val="00E77757"/>
    <w:rsid w:val="00E77D56"/>
    <w:rsid w:val="00E83C64"/>
    <w:rsid w:val="00EA0F47"/>
    <w:rsid w:val="00EA1A99"/>
    <w:rsid w:val="00EB09C1"/>
    <w:rsid w:val="00EB0E1C"/>
    <w:rsid w:val="00EB30FE"/>
    <w:rsid w:val="00EB34D2"/>
    <w:rsid w:val="00EB5141"/>
    <w:rsid w:val="00EB67FE"/>
    <w:rsid w:val="00EB6C91"/>
    <w:rsid w:val="00EC0B80"/>
    <w:rsid w:val="00EC7B42"/>
    <w:rsid w:val="00ED0C52"/>
    <w:rsid w:val="00ED568F"/>
    <w:rsid w:val="00ED592C"/>
    <w:rsid w:val="00EE04CF"/>
    <w:rsid w:val="00EE143A"/>
    <w:rsid w:val="00EF2F55"/>
    <w:rsid w:val="00F06175"/>
    <w:rsid w:val="00F066A9"/>
    <w:rsid w:val="00F13DA8"/>
    <w:rsid w:val="00F13F39"/>
    <w:rsid w:val="00F235A7"/>
    <w:rsid w:val="00F32249"/>
    <w:rsid w:val="00F34359"/>
    <w:rsid w:val="00F346AA"/>
    <w:rsid w:val="00F35FDA"/>
    <w:rsid w:val="00F42581"/>
    <w:rsid w:val="00F45082"/>
    <w:rsid w:val="00F54FEF"/>
    <w:rsid w:val="00F552CE"/>
    <w:rsid w:val="00F64FF8"/>
    <w:rsid w:val="00F7607E"/>
    <w:rsid w:val="00F76FCD"/>
    <w:rsid w:val="00F91052"/>
    <w:rsid w:val="00F91EDA"/>
    <w:rsid w:val="00FA0D06"/>
    <w:rsid w:val="00FA27EB"/>
    <w:rsid w:val="00FA3CFD"/>
    <w:rsid w:val="00FA6214"/>
    <w:rsid w:val="00FA633D"/>
    <w:rsid w:val="00FC30A5"/>
    <w:rsid w:val="00FC4E36"/>
    <w:rsid w:val="00FC7D0C"/>
    <w:rsid w:val="00FD44AB"/>
    <w:rsid w:val="00FD5C1B"/>
    <w:rsid w:val="00FD5F49"/>
    <w:rsid w:val="00FE14EF"/>
    <w:rsid w:val="00FE1FA1"/>
    <w:rsid w:val="00FE3F3B"/>
    <w:rsid w:val="00FE5C7C"/>
    <w:rsid w:val="00FE75F4"/>
    <w:rsid w:val="00FF051A"/>
    <w:rsid w:val="00FF78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2767"/>
  <w15:chartTrackingRefBased/>
  <w15:docId w15:val="{6831CF92-05CB-42DA-863B-7423F27A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D7A"/>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7A1C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60E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1D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D7A"/>
    <w:rPr>
      <w:rFonts w:asciiTheme="majorHAnsi" w:eastAsiaTheme="majorEastAsia" w:hAnsiTheme="majorHAnsi" w:cstheme="majorBidi"/>
      <w:b/>
      <w:bCs/>
      <w:color w:val="2F5496" w:themeColor="accent1" w:themeShade="BF"/>
      <w:sz w:val="28"/>
      <w:szCs w:val="28"/>
      <w:lang w:val="en-US"/>
    </w:rPr>
  </w:style>
  <w:style w:type="table" w:styleId="TableGrid">
    <w:name w:val="Table Grid"/>
    <w:basedOn w:val="TableNormal"/>
    <w:uiPriority w:val="39"/>
    <w:rsid w:val="00746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A54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55E0"/>
    <w:rPr>
      <w:b/>
      <w:bCs/>
    </w:rPr>
  </w:style>
  <w:style w:type="paragraph" w:styleId="ListParagraph">
    <w:name w:val="List Paragraph"/>
    <w:basedOn w:val="Normal"/>
    <w:uiPriority w:val="34"/>
    <w:qFormat/>
    <w:rsid w:val="00527F72"/>
    <w:pPr>
      <w:ind w:left="720"/>
      <w:contextualSpacing/>
    </w:pPr>
  </w:style>
  <w:style w:type="paragraph" w:customStyle="1" w:styleId="MDPI31text">
    <w:name w:val="MDPI_3.1_text"/>
    <w:qFormat/>
    <w:rsid w:val="00176875"/>
    <w:pPr>
      <w:adjustRightInd w:val="0"/>
      <w:snapToGrid w:val="0"/>
      <w:spacing w:after="0" w:line="280" w:lineRule="atLeast"/>
      <w:ind w:left="2608" w:firstLine="425"/>
      <w:jc w:val="both"/>
    </w:pPr>
    <w:rPr>
      <w:rFonts w:ascii="Palatino Linotype" w:eastAsia="Times New Roman" w:hAnsi="Palatino Linotype" w:cs="Times New Roman"/>
      <w:snapToGrid w:val="0"/>
      <w:color w:val="000000"/>
      <w:sz w:val="20"/>
      <w:lang w:val="en-US" w:eastAsia="de-DE" w:bidi="en-US"/>
    </w:rPr>
  </w:style>
  <w:style w:type="character" w:customStyle="1" w:styleId="Heading4Char">
    <w:name w:val="Heading 4 Char"/>
    <w:basedOn w:val="DefaultParagraphFont"/>
    <w:link w:val="Heading4"/>
    <w:uiPriority w:val="9"/>
    <w:semiHidden/>
    <w:rsid w:val="009E1D3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60EB4"/>
    <w:rPr>
      <w:rFonts w:asciiTheme="majorHAnsi" w:eastAsiaTheme="majorEastAsia" w:hAnsiTheme="majorHAnsi" w:cstheme="majorBidi"/>
      <w:color w:val="1F3763" w:themeColor="accent1" w:themeShade="7F"/>
      <w:sz w:val="24"/>
      <w:szCs w:val="24"/>
    </w:rPr>
  </w:style>
  <w:style w:type="character" w:customStyle="1" w:styleId="ms-1">
    <w:name w:val="ms-1"/>
    <w:basedOn w:val="DefaultParagraphFont"/>
    <w:rsid w:val="005C6554"/>
  </w:style>
  <w:style w:type="character" w:customStyle="1" w:styleId="max-w-15ch">
    <w:name w:val="max-w-[15ch]"/>
    <w:basedOn w:val="DefaultParagraphFont"/>
    <w:rsid w:val="005C6554"/>
  </w:style>
  <w:style w:type="character" w:customStyle="1" w:styleId="-me-1">
    <w:name w:val="-me-1"/>
    <w:basedOn w:val="DefaultParagraphFont"/>
    <w:rsid w:val="005C6554"/>
  </w:style>
  <w:style w:type="character" w:customStyle="1" w:styleId="Heading2Char">
    <w:name w:val="Heading 2 Char"/>
    <w:basedOn w:val="DefaultParagraphFont"/>
    <w:link w:val="Heading2"/>
    <w:uiPriority w:val="9"/>
    <w:semiHidden/>
    <w:rsid w:val="007A1C5D"/>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7A1C5D"/>
  </w:style>
  <w:style w:type="character" w:customStyle="1" w:styleId="mopen">
    <w:name w:val="mopen"/>
    <w:basedOn w:val="DefaultParagraphFont"/>
    <w:rsid w:val="007A1C5D"/>
  </w:style>
  <w:style w:type="character" w:customStyle="1" w:styleId="mord">
    <w:name w:val="mord"/>
    <w:basedOn w:val="DefaultParagraphFont"/>
    <w:rsid w:val="007A1C5D"/>
  </w:style>
  <w:style w:type="character" w:customStyle="1" w:styleId="vlist-s">
    <w:name w:val="vlist-s"/>
    <w:basedOn w:val="DefaultParagraphFont"/>
    <w:rsid w:val="007A1C5D"/>
  </w:style>
  <w:style w:type="character" w:customStyle="1" w:styleId="mpunct">
    <w:name w:val="mpunct"/>
    <w:basedOn w:val="DefaultParagraphFont"/>
    <w:rsid w:val="007A1C5D"/>
  </w:style>
  <w:style w:type="character" w:customStyle="1" w:styleId="minner">
    <w:name w:val="minner"/>
    <w:basedOn w:val="DefaultParagraphFont"/>
    <w:rsid w:val="007A1C5D"/>
  </w:style>
  <w:style w:type="character" w:customStyle="1" w:styleId="mclose">
    <w:name w:val="mclose"/>
    <w:basedOn w:val="DefaultParagraphFont"/>
    <w:rsid w:val="007A1C5D"/>
  </w:style>
  <w:style w:type="paragraph" w:customStyle="1" w:styleId="MDPI16affiliation">
    <w:name w:val="MDPI_1.6_affiliation"/>
    <w:qFormat/>
    <w:rsid w:val="00301A52"/>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styleId="Header">
    <w:name w:val="header"/>
    <w:basedOn w:val="Normal"/>
    <w:link w:val="HeaderChar"/>
    <w:uiPriority w:val="99"/>
    <w:unhideWhenUsed/>
    <w:rsid w:val="00ED56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68F"/>
  </w:style>
  <w:style w:type="paragraph" w:styleId="Footer">
    <w:name w:val="footer"/>
    <w:basedOn w:val="Normal"/>
    <w:link w:val="FooterChar"/>
    <w:uiPriority w:val="99"/>
    <w:unhideWhenUsed/>
    <w:rsid w:val="00ED56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68F"/>
  </w:style>
  <w:style w:type="paragraph" w:customStyle="1" w:styleId="pdq2pgselectionanchorcontainer">
    <w:name w:val="pdq2pg_selectionanchorcontainer"/>
    <w:basedOn w:val="Normal"/>
    <w:rsid w:val="007B623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s-markdown-paragraph">
    <w:name w:val="ds-markdown-paragraph"/>
    <w:basedOn w:val="Normal"/>
    <w:rsid w:val="00BA30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46DB6"/>
    <w:rPr>
      <w:color w:val="0000FF"/>
      <w:u w:val="single"/>
    </w:rPr>
  </w:style>
  <w:style w:type="character" w:styleId="Emphasis">
    <w:name w:val="Emphasis"/>
    <w:basedOn w:val="DefaultParagraphFont"/>
    <w:uiPriority w:val="20"/>
    <w:qFormat/>
    <w:rsid w:val="009A14B9"/>
    <w:rPr>
      <w:i/>
      <w:iCs/>
    </w:rPr>
  </w:style>
  <w:style w:type="character" w:customStyle="1" w:styleId="mrel">
    <w:name w:val="mrel"/>
    <w:basedOn w:val="DefaultParagraphFont"/>
    <w:rsid w:val="00E6631B"/>
  </w:style>
  <w:style w:type="character" w:customStyle="1" w:styleId="mbin">
    <w:name w:val="mbin"/>
    <w:basedOn w:val="DefaultParagraphFont"/>
    <w:rsid w:val="00E6631B"/>
  </w:style>
  <w:style w:type="table" w:styleId="GridTable1Light">
    <w:name w:val="Grid Table 1 Light"/>
    <w:basedOn w:val="TableNormal"/>
    <w:uiPriority w:val="46"/>
    <w:rsid w:val="00132A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5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0271">
      <w:bodyDiv w:val="1"/>
      <w:marLeft w:val="0"/>
      <w:marRight w:val="0"/>
      <w:marTop w:val="0"/>
      <w:marBottom w:val="0"/>
      <w:divBdr>
        <w:top w:val="none" w:sz="0" w:space="0" w:color="auto"/>
        <w:left w:val="none" w:sz="0" w:space="0" w:color="auto"/>
        <w:bottom w:val="none" w:sz="0" w:space="0" w:color="auto"/>
        <w:right w:val="none" w:sz="0" w:space="0" w:color="auto"/>
      </w:divBdr>
    </w:div>
    <w:div w:id="27800187">
      <w:bodyDiv w:val="1"/>
      <w:marLeft w:val="0"/>
      <w:marRight w:val="0"/>
      <w:marTop w:val="0"/>
      <w:marBottom w:val="0"/>
      <w:divBdr>
        <w:top w:val="none" w:sz="0" w:space="0" w:color="auto"/>
        <w:left w:val="none" w:sz="0" w:space="0" w:color="auto"/>
        <w:bottom w:val="none" w:sz="0" w:space="0" w:color="auto"/>
        <w:right w:val="none" w:sz="0" w:space="0" w:color="auto"/>
      </w:divBdr>
    </w:div>
    <w:div w:id="27924446">
      <w:bodyDiv w:val="1"/>
      <w:marLeft w:val="0"/>
      <w:marRight w:val="0"/>
      <w:marTop w:val="0"/>
      <w:marBottom w:val="0"/>
      <w:divBdr>
        <w:top w:val="none" w:sz="0" w:space="0" w:color="auto"/>
        <w:left w:val="none" w:sz="0" w:space="0" w:color="auto"/>
        <w:bottom w:val="none" w:sz="0" w:space="0" w:color="auto"/>
        <w:right w:val="none" w:sz="0" w:space="0" w:color="auto"/>
      </w:divBdr>
    </w:div>
    <w:div w:id="30497918">
      <w:bodyDiv w:val="1"/>
      <w:marLeft w:val="0"/>
      <w:marRight w:val="0"/>
      <w:marTop w:val="0"/>
      <w:marBottom w:val="0"/>
      <w:divBdr>
        <w:top w:val="none" w:sz="0" w:space="0" w:color="auto"/>
        <w:left w:val="none" w:sz="0" w:space="0" w:color="auto"/>
        <w:bottom w:val="none" w:sz="0" w:space="0" w:color="auto"/>
        <w:right w:val="none" w:sz="0" w:space="0" w:color="auto"/>
      </w:divBdr>
    </w:div>
    <w:div w:id="59906820">
      <w:bodyDiv w:val="1"/>
      <w:marLeft w:val="0"/>
      <w:marRight w:val="0"/>
      <w:marTop w:val="0"/>
      <w:marBottom w:val="0"/>
      <w:divBdr>
        <w:top w:val="none" w:sz="0" w:space="0" w:color="auto"/>
        <w:left w:val="none" w:sz="0" w:space="0" w:color="auto"/>
        <w:bottom w:val="none" w:sz="0" w:space="0" w:color="auto"/>
        <w:right w:val="none" w:sz="0" w:space="0" w:color="auto"/>
      </w:divBdr>
    </w:div>
    <w:div w:id="66191661">
      <w:bodyDiv w:val="1"/>
      <w:marLeft w:val="0"/>
      <w:marRight w:val="0"/>
      <w:marTop w:val="0"/>
      <w:marBottom w:val="0"/>
      <w:divBdr>
        <w:top w:val="none" w:sz="0" w:space="0" w:color="auto"/>
        <w:left w:val="none" w:sz="0" w:space="0" w:color="auto"/>
        <w:bottom w:val="none" w:sz="0" w:space="0" w:color="auto"/>
        <w:right w:val="none" w:sz="0" w:space="0" w:color="auto"/>
      </w:divBdr>
    </w:div>
    <w:div w:id="92821071">
      <w:bodyDiv w:val="1"/>
      <w:marLeft w:val="0"/>
      <w:marRight w:val="0"/>
      <w:marTop w:val="0"/>
      <w:marBottom w:val="0"/>
      <w:divBdr>
        <w:top w:val="none" w:sz="0" w:space="0" w:color="auto"/>
        <w:left w:val="none" w:sz="0" w:space="0" w:color="auto"/>
        <w:bottom w:val="none" w:sz="0" w:space="0" w:color="auto"/>
        <w:right w:val="none" w:sz="0" w:space="0" w:color="auto"/>
      </w:divBdr>
      <w:divsChild>
        <w:div w:id="722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1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68641">
      <w:bodyDiv w:val="1"/>
      <w:marLeft w:val="0"/>
      <w:marRight w:val="0"/>
      <w:marTop w:val="0"/>
      <w:marBottom w:val="0"/>
      <w:divBdr>
        <w:top w:val="none" w:sz="0" w:space="0" w:color="auto"/>
        <w:left w:val="none" w:sz="0" w:space="0" w:color="auto"/>
        <w:bottom w:val="none" w:sz="0" w:space="0" w:color="auto"/>
        <w:right w:val="none" w:sz="0" w:space="0" w:color="auto"/>
      </w:divBdr>
    </w:div>
    <w:div w:id="104422612">
      <w:bodyDiv w:val="1"/>
      <w:marLeft w:val="0"/>
      <w:marRight w:val="0"/>
      <w:marTop w:val="0"/>
      <w:marBottom w:val="0"/>
      <w:divBdr>
        <w:top w:val="none" w:sz="0" w:space="0" w:color="auto"/>
        <w:left w:val="none" w:sz="0" w:space="0" w:color="auto"/>
        <w:bottom w:val="none" w:sz="0" w:space="0" w:color="auto"/>
        <w:right w:val="none" w:sz="0" w:space="0" w:color="auto"/>
      </w:divBdr>
    </w:div>
    <w:div w:id="106658272">
      <w:bodyDiv w:val="1"/>
      <w:marLeft w:val="0"/>
      <w:marRight w:val="0"/>
      <w:marTop w:val="0"/>
      <w:marBottom w:val="0"/>
      <w:divBdr>
        <w:top w:val="none" w:sz="0" w:space="0" w:color="auto"/>
        <w:left w:val="none" w:sz="0" w:space="0" w:color="auto"/>
        <w:bottom w:val="none" w:sz="0" w:space="0" w:color="auto"/>
        <w:right w:val="none" w:sz="0" w:space="0" w:color="auto"/>
      </w:divBdr>
    </w:div>
    <w:div w:id="130103025">
      <w:bodyDiv w:val="1"/>
      <w:marLeft w:val="0"/>
      <w:marRight w:val="0"/>
      <w:marTop w:val="0"/>
      <w:marBottom w:val="0"/>
      <w:divBdr>
        <w:top w:val="none" w:sz="0" w:space="0" w:color="auto"/>
        <w:left w:val="none" w:sz="0" w:space="0" w:color="auto"/>
        <w:bottom w:val="none" w:sz="0" w:space="0" w:color="auto"/>
        <w:right w:val="none" w:sz="0" w:space="0" w:color="auto"/>
      </w:divBdr>
    </w:div>
    <w:div w:id="130295810">
      <w:bodyDiv w:val="1"/>
      <w:marLeft w:val="0"/>
      <w:marRight w:val="0"/>
      <w:marTop w:val="0"/>
      <w:marBottom w:val="0"/>
      <w:divBdr>
        <w:top w:val="none" w:sz="0" w:space="0" w:color="auto"/>
        <w:left w:val="none" w:sz="0" w:space="0" w:color="auto"/>
        <w:bottom w:val="none" w:sz="0" w:space="0" w:color="auto"/>
        <w:right w:val="none" w:sz="0" w:space="0" w:color="auto"/>
      </w:divBdr>
    </w:div>
    <w:div w:id="133839147">
      <w:bodyDiv w:val="1"/>
      <w:marLeft w:val="0"/>
      <w:marRight w:val="0"/>
      <w:marTop w:val="0"/>
      <w:marBottom w:val="0"/>
      <w:divBdr>
        <w:top w:val="none" w:sz="0" w:space="0" w:color="auto"/>
        <w:left w:val="none" w:sz="0" w:space="0" w:color="auto"/>
        <w:bottom w:val="none" w:sz="0" w:space="0" w:color="auto"/>
        <w:right w:val="none" w:sz="0" w:space="0" w:color="auto"/>
      </w:divBdr>
    </w:div>
    <w:div w:id="138229637">
      <w:bodyDiv w:val="1"/>
      <w:marLeft w:val="0"/>
      <w:marRight w:val="0"/>
      <w:marTop w:val="0"/>
      <w:marBottom w:val="0"/>
      <w:divBdr>
        <w:top w:val="none" w:sz="0" w:space="0" w:color="auto"/>
        <w:left w:val="none" w:sz="0" w:space="0" w:color="auto"/>
        <w:bottom w:val="none" w:sz="0" w:space="0" w:color="auto"/>
        <w:right w:val="none" w:sz="0" w:space="0" w:color="auto"/>
      </w:divBdr>
    </w:div>
    <w:div w:id="148908656">
      <w:bodyDiv w:val="1"/>
      <w:marLeft w:val="0"/>
      <w:marRight w:val="0"/>
      <w:marTop w:val="0"/>
      <w:marBottom w:val="0"/>
      <w:divBdr>
        <w:top w:val="none" w:sz="0" w:space="0" w:color="auto"/>
        <w:left w:val="none" w:sz="0" w:space="0" w:color="auto"/>
        <w:bottom w:val="none" w:sz="0" w:space="0" w:color="auto"/>
        <w:right w:val="none" w:sz="0" w:space="0" w:color="auto"/>
      </w:divBdr>
    </w:div>
    <w:div w:id="149568393">
      <w:bodyDiv w:val="1"/>
      <w:marLeft w:val="0"/>
      <w:marRight w:val="0"/>
      <w:marTop w:val="0"/>
      <w:marBottom w:val="0"/>
      <w:divBdr>
        <w:top w:val="none" w:sz="0" w:space="0" w:color="auto"/>
        <w:left w:val="none" w:sz="0" w:space="0" w:color="auto"/>
        <w:bottom w:val="none" w:sz="0" w:space="0" w:color="auto"/>
        <w:right w:val="none" w:sz="0" w:space="0" w:color="auto"/>
      </w:divBdr>
    </w:div>
    <w:div w:id="157384055">
      <w:bodyDiv w:val="1"/>
      <w:marLeft w:val="0"/>
      <w:marRight w:val="0"/>
      <w:marTop w:val="0"/>
      <w:marBottom w:val="0"/>
      <w:divBdr>
        <w:top w:val="none" w:sz="0" w:space="0" w:color="auto"/>
        <w:left w:val="none" w:sz="0" w:space="0" w:color="auto"/>
        <w:bottom w:val="none" w:sz="0" w:space="0" w:color="auto"/>
        <w:right w:val="none" w:sz="0" w:space="0" w:color="auto"/>
      </w:divBdr>
    </w:div>
    <w:div w:id="181017549">
      <w:bodyDiv w:val="1"/>
      <w:marLeft w:val="0"/>
      <w:marRight w:val="0"/>
      <w:marTop w:val="0"/>
      <w:marBottom w:val="0"/>
      <w:divBdr>
        <w:top w:val="none" w:sz="0" w:space="0" w:color="auto"/>
        <w:left w:val="none" w:sz="0" w:space="0" w:color="auto"/>
        <w:bottom w:val="none" w:sz="0" w:space="0" w:color="auto"/>
        <w:right w:val="none" w:sz="0" w:space="0" w:color="auto"/>
      </w:divBdr>
    </w:div>
    <w:div w:id="181825763">
      <w:bodyDiv w:val="1"/>
      <w:marLeft w:val="0"/>
      <w:marRight w:val="0"/>
      <w:marTop w:val="0"/>
      <w:marBottom w:val="0"/>
      <w:divBdr>
        <w:top w:val="none" w:sz="0" w:space="0" w:color="auto"/>
        <w:left w:val="none" w:sz="0" w:space="0" w:color="auto"/>
        <w:bottom w:val="none" w:sz="0" w:space="0" w:color="auto"/>
        <w:right w:val="none" w:sz="0" w:space="0" w:color="auto"/>
      </w:divBdr>
    </w:div>
    <w:div w:id="192156655">
      <w:bodyDiv w:val="1"/>
      <w:marLeft w:val="0"/>
      <w:marRight w:val="0"/>
      <w:marTop w:val="0"/>
      <w:marBottom w:val="0"/>
      <w:divBdr>
        <w:top w:val="none" w:sz="0" w:space="0" w:color="auto"/>
        <w:left w:val="none" w:sz="0" w:space="0" w:color="auto"/>
        <w:bottom w:val="none" w:sz="0" w:space="0" w:color="auto"/>
        <w:right w:val="none" w:sz="0" w:space="0" w:color="auto"/>
      </w:divBdr>
    </w:div>
    <w:div w:id="199437926">
      <w:bodyDiv w:val="1"/>
      <w:marLeft w:val="0"/>
      <w:marRight w:val="0"/>
      <w:marTop w:val="0"/>
      <w:marBottom w:val="0"/>
      <w:divBdr>
        <w:top w:val="none" w:sz="0" w:space="0" w:color="auto"/>
        <w:left w:val="none" w:sz="0" w:space="0" w:color="auto"/>
        <w:bottom w:val="none" w:sz="0" w:space="0" w:color="auto"/>
        <w:right w:val="none" w:sz="0" w:space="0" w:color="auto"/>
      </w:divBdr>
    </w:div>
    <w:div w:id="204487907">
      <w:bodyDiv w:val="1"/>
      <w:marLeft w:val="0"/>
      <w:marRight w:val="0"/>
      <w:marTop w:val="0"/>
      <w:marBottom w:val="0"/>
      <w:divBdr>
        <w:top w:val="none" w:sz="0" w:space="0" w:color="auto"/>
        <w:left w:val="none" w:sz="0" w:space="0" w:color="auto"/>
        <w:bottom w:val="none" w:sz="0" w:space="0" w:color="auto"/>
        <w:right w:val="none" w:sz="0" w:space="0" w:color="auto"/>
      </w:divBdr>
    </w:div>
    <w:div w:id="208153344">
      <w:bodyDiv w:val="1"/>
      <w:marLeft w:val="0"/>
      <w:marRight w:val="0"/>
      <w:marTop w:val="0"/>
      <w:marBottom w:val="0"/>
      <w:divBdr>
        <w:top w:val="none" w:sz="0" w:space="0" w:color="auto"/>
        <w:left w:val="none" w:sz="0" w:space="0" w:color="auto"/>
        <w:bottom w:val="none" w:sz="0" w:space="0" w:color="auto"/>
        <w:right w:val="none" w:sz="0" w:space="0" w:color="auto"/>
      </w:divBdr>
    </w:div>
    <w:div w:id="259140271">
      <w:bodyDiv w:val="1"/>
      <w:marLeft w:val="0"/>
      <w:marRight w:val="0"/>
      <w:marTop w:val="0"/>
      <w:marBottom w:val="0"/>
      <w:divBdr>
        <w:top w:val="none" w:sz="0" w:space="0" w:color="auto"/>
        <w:left w:val="none" w:sz="0" w:space="0" w:color="auto"/>
        <w:bottom w:val="none" w:sz="0" w:space="0" w:color="auto"/>
        <w:right w:val="none" w:sz="0" w:space="0" w:color="auto"/>
      </w:divBdr>
    </w:div>
    <w:div w:id="272975972">
      <w:bodyDiv w:val="1"/>
      <w:marLeft w:val="0"/>
      <w:marRight w:val="0"/>
      <w:marTop w:val="0"/>
      <w:marBottom w:val="0"/>
      <w:divBdr>
        <w:top w:val="none" w:sz="0" w:space="0" w:color="auto"/>
        <w:left w:val="none" w:sz="0" w:space="0" w:color="auto"/>
        <w:bottom w:val="none" w:sz="0" w:space="0" w:color="auto"/>
        <w:right w:val="none" w:sz="0" w:space="0" w:color="auto"/>
      </w:divBdr>
    </w:div>
    <w:div w:id="274405491">
      <w:bodyDiv w:val="1"/>
      <w:marLeft w:val="0"/>
      <w:marRight w:val="0"/>
      <w:marTop w:val="0"/>
      <w:marBottom w:val="0"/>
      <w:divBdr>
        <w:top w:val="none" w:sz="0" w:space="0" w:color="auto"/>
        <w:left w:val="none" w:sz="0" w:space="0" w:color="auto"/>
        <w:bottom w:val="none" w:sz="0" w:space="0" w:color="auto"/>
        <w:right w:val="none" w:sz="0" w:space="0" w:color="auto"/>
      </w:divBdr>
    </w:div>
    <w:div w:id="283653664">
      <w:bodyDiv w:val="1"/>
      <w:marLeft w:val="0"/>
      <w:marRight w:val="0"/>
      <w:marTop w:val="0"/>
      <w:marBottom w:val="0"/>
      <w:divBdr>
        <w:top w:val="none" w:sz="0" w:space="0" w:color="auto"/>
        <w:left w:val="none" w:sz="0" w:space="0" w:color="auto"/>
        <w:bottom w:val="none" w:sz="0" w:space="0" w:color="auto"/>
        <w:right w:val="none" w:sz="0" w:space="0" w:color="auto"/>
      </w:divBdr>
    </w:div>
    <w:div w:id="293146766">
      <w:bodyDiv w:val="1"/>
      <w:marLeft w:val="0"/>
      <w:marRight w:val="0"/>
      <w:marTop w:val="0"/>
      <w:marBottom w:val="0"/>
      <w:divBdr>
        <w:top w:val="none" w:sz="0" w:space="0" w:color="auto"/>
        <w:left w:val="none" w:sz="0" w:space="0" w:color="auto"/>
        <w:bottom w:val="none" w:sz="0" w:space="0" w:color="auto"/>
        <w:right w:val="none" w:sz="0" w:space="0" w:color="auto"/>
      </w:divBdr>
    </w:div>
    <w:div w:id="307440645">
      <w:bodyDiv w:val="1"/>
      <w:marLeft w:val="0"/>
      <w:marRight w:val="0"/>
      <w:marTop w:val="0"/>
      <w:marBottom w:val="0"/>
      <w:divBdr>
        <w:top w:val="none" w:sz="0" w:space="0" w:color="auto"/>
        <w:left w:val="none" w:sz="0" w:space="0" w:color="auto"/>
        <w:bottom w:val="none" w:sz="0" w:space="0" w:color="auto"/>
        <w:right w:val="none" w:sz="0" w:space="0" w:color="auto"/>
      </w:divBdr>
    </w:div>
    <w:div w:id="330109503">
      <w:bodyDiv w:val="1"/>
      <w:marLeft w:val="0"/>
      <w:marRight w:val="0"/>
      <w:marTop w:val="0"/>
      <w:marBottom w:val="0"/>
      <w:divBdr>
        <w:top w:val="none" w:sz="0" w:space="0" w:color="auto"/>
        <w:left w:val="none" w:sz="0" w:space="0" w:color="auto"/>
        <w:bottom w:val="none" w:sz="0" w:space="0" w:color="auto"/>
        <w:right w:val="none" w:sz="0" w:space="0" w:color="auto"/>
      </w:divBdr>
    </w:div>
    <w:div w:id="358238563">
      <w:bodyDiv w:val="1"/>
      <w:marLeft w:val="0"/>
      <w:marRight w:val="0"/>
      <w:marTop w:val="0"/>
      <w:marBottom w:val="0"/>
      <w:divBdr>
        <w:top w:val="none" w:sz="0" w:space="0" w:color="auto"/>
        <w:left w:val="none" w:sz="0" w:space="0" w:color="auto"/>
        <w:bottom w:val="none" w:sz="0" w:space="0" w:color="auto"/>
        <w:right w:val="none" w:sz="0" w:space="0" w:color="auto"/>
      </w:divBdr>
    </w:div>
    <w:div w:id="379018762">
      <w:bodyDiv w:val="1"/>
      <w:marLeft w:val="0"/>
      <w:marRight w:val="0"/>
      <w:marTop w:val="0"/>
      <w:marBottom w:val="0"/>
      <w:divBdr>
        <w:top w:val="none" w:sz="0" w:space="0" w:color="auto"/>
        <w:left w:val="none" w:sz="0" w:space="0" w:color="auto"/>
        <w:bottom w:val="none" w:sz="0" w:space="0" w:color="auto"/>
        <w:right w:val="none" w:sz="0" w:space="0" w:color="auto"/>
      </w:divBdr>
    </w:div>
    <w:div w:id="379591677">
      <w:bodyDiv w:val="1"/>
      <w:marLeft w:val="0"/>
      <w:marRight w:val="0"/>
      <w:marTop w:val="0"/>
      <w:marBottom w:val="0"/>
      <w:divBdr>
        <w:top w:val="none" w:sz="0" w:space="0" w:color="auto"/>
        <w:left w:val="none" w:sz="0" w:space="0" w:color="auto"/>
        <w:bottom w:val="none" w:sz="0" w:space="0" w:color="auto"/>
        <w:right w:val="none" w:sz="0" w:space="0" w:color="auto"/>
      </w:divBdr>
    </w:div>
    <w:div w:id="379598384">
      <w:bodyDiv w:val="1"/>
      <w:marLeft w:val="0"/>
      <w:marRight w:val="0"/>
      <w:marTop w:val="0"/>
      <w:marBottom w:val="0"/>
      <w:divBdr>
        <w:top w:val="none" w:sz="0" w:space="0" w:color="auto"/>
        <w:left w:val="none" w:sz="0" w:space="0" w:color="auto"/>
        <w:bottom w:val="none" w:sz="0" w:space="0" w:color="auto"/>
        <w:right w:val="none" w:sz="0" w:space="0" w:color="auto"/>
      </w:divBdr>
    </w:div>
    <w:div w:id="396242142">
      <w:bodyDiv w:val="1"/>
      <w:marLeft w:val="0"/>
      <w:marRight w:val="0"/>
      <w:marTop w:val="0"/>
      <w:marBottom w:val="0"/>
      <w:divBdr>
        <w:top w:val="none" w:sz="0" w:space="0" w:color="auto"/>
        <w:left w:val="none" w:sz="0" w:space="0" w:color="auto"/>
        <w:bottom w:val="none" w:sz="0" w:space="0" w:color="auto"/>
        <w:right w:val="none" w:sz="0" w:space="0" w:color="auto"/>
      </w:divBdr>
    </w:div>
    <w:div w:id="400565869">
      <w:bodyDiv w:val="1"/>
      <w:marLeft w:val="0"/>
      <w:marRight w:val="0"/>
      <w:marTop w:val="0"/>
      <w:marBottom w:val="0"/>
      <w:divBdr>
        <w:top w:val="none" w:sz="0" w:space="0" w:color="auto"/>
        <w:left w:val="none" w:sz="0" w:space="0" w:color="auto"/>
        <w:bottom w:val="none" w:sz="0" w:space="0" w:color="auto"/>
        <w:right w:val="none" w:sz="0" w:space="0" w:color="auto"/>
      </w:divBdr>
    </w:div>
    <w:div w:id="407845773">
      <w:bodyDiv w:val="1"/>
      <w:marLeft w:val="0"/>
      <w:marRight w:val="0"/>
      <w:marTop w:val="0"/>
      <w:marBottom w:val="0"/>
      <w:divBdr>
        <w:top w:val="none" w:sz="0" w:space="0" w:color="auto"/>
        <w:left w:val="none" w:sz="0" w:space="0" w:color="auto"/>
        <w:bottom w:val="none" w:sz="0" w:space="0" w:color="auto"/>
        <w:right w:val="none" w:sz="0" w:space="0" w:color="auto"/>
      </w:divBdr>
    </w:div>
    <w:div w:id="413892123">
      <w:bodyDiv w:val="1"/>
      <w:marLeft w:val="0"/>
      <w:marRight w:val="0"/>
      <w:marTop w:val="0"/>
      <w:marBottom w:val="0"/>
      <w:divBdr>
        <w:top w:val="none" w:sz="0" w:space="0" w:color="auto"/>
        <w:left w:val="none" w:sz="0" w:space="0" w:color="auto"/>
        <w:bottom w:val="none" w:sz="0" w:space="0" w:color="auto"/>
        <w:right w:val="none" w:sz="0" w:space="0" w:color="auto"/>
      </w:divBdr>
    </w:div>
    <w:div w:id="464082413">
      <w:bodyDiv w:val="1"/>
      <w:marLeft w:val="0"/>
      <w:marRight w:val="0"/>
      <w:marTop w:val="0"/>
      <w:marBottom w:val="0"/>
      <w:divBdr>
        <w:top w:val="none" w:sz="0" w:space="0" w:color="auto"/>
        <w:left w:val="none" w:sz="0" w:space="0" w:color="auto"/>
        <w:bottom w:val="none" w:sz="0" w:space="0" w:color="auto"/>
        <w:right w:val="none" w:sz="0" w:space="0" w:color="auto"/>
      </w:divBdr>
    </w:div>
    <w:div w:id="468861529">
      <w:bodyDiv w:val="1"/>
      <w:marLeft w:val="0"/>
      <w:marRight w:val="0"/>
      <w:marTop w:val="0"/>
      <w:marBottom w:val="0"/>
      <w:divBdr>
        <w:top w:val="none" w:sz="0" w:space="0" w:color="auto"/>
        <w:left w:val="none" w:sz="0" w:space="0" w:color="auto"/>
        <w:bottom w:val="none" w:sz="0" w:space="0" w:color="auto"/>
        <w:right w:val="none" w:sz="0" w:space="0" w:color="auto"/>
      </w:divBdr>
    </w:div>
    <w:div w:id="472403481">
      <w:bodyDiv w:val="1"/>
      <w:marLeft w:val="0"/>
      <w:marRight w:val="0"/>
      <w:marTop w:val="0"/>
      <w:marBottom w:val="0"/>
      <w:divBdr>
        <w:top w:val="none" w:sz="0" w:space="0" w:color="auto"/>
        <w:left w:val="none" w:sz="0" w:space="0" w:color="auto"/>
        <w:bottom w:val="none" w:sz="0" w:space="0" w:color="auto"/>
        <w:right w:val="none" w:sz="0" w:space="0" w:color="auto"/>
      </w:divBdr>
    </w:div>
    <w:div w:id="483010624">
      <w:bodyDiv w:val="1"/>
      <w:marLeft w:val="0"/>
      <w:marRight w:val="0"/>
      <w:marTop w:val="0"/>
      <w:marBottom w:val="0"/>
      <w:divBdr>
        <w:top w:val="none" w:sz="0" w:space="0" w:color="auto"/>
        <w:left w:val="none" w:sz="0" w:space="0" w:color="auto"/>
        <w:bottom w:val="none" w:sz="0" w:space="0" w:color="auto"/>
        <w:right w:val="none" w:sz="0" w:space="0" w:color="auto"/>
      </w:divBdr>
    </w:div>
    <w:div w:id="544221243">
      <w:bodyDiv w:val="1"/>
      <w:marLeft w:val="0"/>
      <w:marRight w:val="0"/>
      <w:marTop w:val="0"/>
      <w:marBottom w:val="0"/>
      <w:divBdr>
        <w:top w:val="none" w:sz="0" w:space="0" w:color="auto"/>
        <w:left w:val="none" w:sz="0" w:space="0" w:color="auto"/>
        <w:bottom w:val="none" w:sz="0" w:space="0" w:color="auto"/>
        <w:right w:val="none" w:sz="0" w:space="0" w:color="auto"/>
      </w:divBdr>
    </w:div>
    <w:div w:id="548490311">
      <w:bodyDiv w:val="1"/>
      <w:marLeft w:val="0"/>
      <w:marRight w:val="0"/>
      <w:marTop w:val="0"/>
      <w:marBottom w:val="0"/>
      <w:divBdr>
        <w:top w:val="none" w:sz="0" w:space="0" w:color="auto"/>
        <w:left w:val="none" w:sz="0" w:space="0" w:color="auto"/>
        <w:bottom w:val="none" w:sz="0" w:space="0" w:color="auto"/>
        <w:right w:val="none" w:sz="0" w:space="0" w:color="auto"/>
      </w:divBdr>
    </w:div>
    <w:div w:id="564265085">
      <w:bodyDiv w:val="1"/>
      <w:marLeft w:val="0"/>
      <w:marRight w:val="0"/>
      <w:marTop w:val="0"/>
      <w:marBottom w:val="0"/>
      <w:divBdr>
        <w:top w:val="none" w:sz="0" w:space="0" w:color="auto"/>
        <w:left w:val="none" w:sz="0" w:space="0" w:color="auto"/>
        <w:bottom w:val="none" w:sz="0" w:space="0" w:color="auto"/>
        <w:right w:val="none" w:sz="0" w:space="0" w:color="auto"/>
      </w:divBdr>
    </w:div>
    <w:div w:id="568081971">
      <w:bodyDiv w:val="1"/>
      <w:marLeft w:val="0"/>
      <w:marRight w:val="0"/>
      <w:marTop w:val="0"/>
      <w:marBottom w:val="0"/>
      <w:divBdr>
        <w:top w:val="none" w:sz="0" w:space="0" w:color="auto"/>
        <w:left w:val="none" w:sz="0" w:space="0" w:color="auto"/>
        <w:bottom w:val="none" w:sz="0" w:space="0" w:color="auto"/>
        <w:right w:val="none" w:sz="0" w:space="0" w:color="auto"/>
      </w:divBdr>
    </w:div>
    <w:div w:id="579875598">
      <w:bodyDiv w:val="1"/>
      <w:marLeft w:val="0"/>
      <w:marRight w:val="0"/>
      <w:marTop w:val="0"/>
      <w:marBottom w:val="0"/>
      <w:divBdr>
        <w:top w:val="none" w:sz="0" w:space="0" w:color="auto"/>
        <w:left w:val="none" w:sz="0" w:space="0" w:color="auto"/>
        <w:bottom w:val="none" w:sz="0" w:space="0" w:color="auto"/>
        <w:right w:val="none" w:sz="0" w:space="0" w:color="auto"/>
      </w:divBdr>
    </w:div>
    <w:div w:id="595679077">
      <w:bodyDiv w:val="1"/>
      <w:marLeft w:val="0"/>
      <w:marRight w:val="0"/>
      <w:marTop w:val="0"/>
      <w:marBottom w:val="0"/>
      <w:divBdr>
        <w:top w:val="none" w:sz="0" w:space="0" w:color="auto"/>
        <w:left w:val="none" w:sz="0" w:space="0" w:color="auto"/>
        <w:bottom w:val="none" w:sz="0" w:space="0" w:color="auto"/>
        <w:right w:val="none" w:sz="0" w:space="0" w:color="auto"/>
      </w:divBdr>
    </w:div>
    <w:div w:id="602029771">
      <w:bodyDiv w:val="1"/>
      <w:marLeft w:val="0"/>
      <w:marRight w:val="0"/>
      <w:marTop w:val="0"/>
      <w:marBottom w:val="0"/>
      <w:divBdr>
        <w:top w:val="none" w:sz="0" w:space="0" w:color="auto"/>
        <w:left w:val="none" w:sz="0" w:space="0" w:color="auto"/>
        <w:bottom w:val="none" w:sz="0" w:space="0" w:color="auto"/>
        <w:right w:val="none" w:sz="0" w:space="0" w:color="auto"/>
      </w:divBdr>
      <w:divsChild>
        <w:div w:id="1852717608">
          <w:marLeft w:val="0"/>
          <w:marRight w:val="0"/>
          <w:marTop w:val="0"/>
          <w:marBottom w:val="0"/>
          <w:divBdr>
            <w:top w:val="none" w:sz="0" w:space="0" w:color="auto"/>
            <w:left w:val="none" w:sz="0" w:space="0" w:color="auto"/>
            <w:bottom w:val="none" w:sz="0" w:space="0" w:color="auto"/>
            <w:right w:val="none" w:sz="0" w:space="0" w:color="auto"/>
          </w:divBdr>
          <w:divsChild>
            <w:div w:id="4056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60298">
      <w:bodyDiv w:val="1"/>
      <w:marLeft w:val="0"/>
      <w:marRight w:val="0"/>
      <w:marTop w:val="0"/>
      <w:marBottom w:val="0"/>
      <w:divBdr>
        <w:top w:val="none" w:sz="0" w:space="0" w:color="auto"/>
        <w:left w:val="none" w:sz="0" w:space="0" w:color="auto"/>
        <w:bottom w:val="none" w:sz="0" w:space="0" w:color="auto"/>
        <w:right w:val="none" w:sz="0" w:space="0" w:color="auto"/>
      </w:divBdr>
    </w:div>
    <w:div w:id="612399456">
      <w:bodyDiv w:val="1"/>
      <w:marLeft w:val="0"/>
      <w:marRight w:val="0"/>
      <w:marTop w:val="0"/>
      <w:marBottom w:val="0"/>
      <w:divBdr>
        <w:top w:val="none" w:sz="0" w:space="0" w:color="auto"/>
        <w:left w:val="none" w:sz="0" w:space="0" w:color="auto"/>
        <w:bottom w:val="none" w:sz="0" w:space="0" w:color="auto"/>
        <w:right w:val="none" w:sz="0" w:space="0" w:color="auto"/>
      </w:divBdr>
    </w:div>
    <w:div w:id="617639536">
      <w:bodyDiv w:val="1"/>
      <w:marLeft w:val="0"/>
      <w:marRight w:val="0"/>
      <w:marTop w:val="0"/>
      <w:marBottom w:val="0"/>
      <w:divBdr>
        <w:top w:val="none" w:sz="0" w:space="0" w:color="auto"/>
        <w:left w:val="none" w:sz="0" w:space="0" w:color="auto"/>
        <w:bottom w:val="none" w:sz="0" w:space="0" w:color="auto"/>
        <w:right w:val="none" w:sz="0" w:space="0" w:color="auto"/>
      </w:divBdr>
    </w:div>
    <w:div w:id="619650568">
      <w:bodyDiv w:val="1"/>
      <w:marLeft w:val="0"/>
      <w:marRight w:val="0"/>
      <w:marTop w:val="0"/>
      <w:marBottom w:val="0"/>
      <w:divBdr>
        <w:top w:val="none" w:sz="0" w:space="0" w:color="auto"/>
        <w:left w:val="none" w:sz="0" w:space="0" w:color="auto"/>
        <w:bottom w:val="none" w:sz="0" w:space="0" w:color="auto"/>
        <w:right w:val="none" w:sz="0" w:space="0" w:color="auto"/>
      </w:divBdr>
    </w:div>
    <w:div w:id="631909637">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1254760">
      <w:bodyDiv w:val="1"/>
      <w:marLeft w:val="0"/>
      <w:marRight w:val="0"/>
      <w:marTop w:val="0"/>
      <w:marBottom w:val="0"/>
      <w:divBdr>
        <w:top w:val="none" w:sz="0" w:space="0" w:color="auto"/>
        <w:left w:val="none" w:sz="0" w:space="0" w:color="auto"/>
        <w:bottom w:val="none" w:sz="0" w:space="0" w:color="auto"/>
        <w:right w:val="none" w:sz="0" w:space="0" w:color="auto"/>
      </w:divBdr>
    </w:div>
    <w:div w:id="697705348">
      <w:bodyDiv w:val="1"/>
      <w:marLeft w:val="0"/>
      <w:marRight w:val="0"/>
      <w:marTop w:val="0"/>
      <w:marBottom w:val="0"/>
      <w:divBdr>
        <w:top w:val="none" w:sz="0" w:space="0" w:color="auto"/>
        <w:left w:val="none" w:sz="0" w:space="0" w:color="auto"/>
        <w:bottom w:val="none" w:sz="0" w:space="0" w:color="auto"/>
        <w:right w:val="none" w:sz="0" w:space="0" w:color="auto"/>
      </w:divBdr>
    </w:div>
    <w:div w:id="724718297">
      <w:bodyDiv w:val="1"/>
      <w:marLeft w:val="0"/>
      <w:marRight w:val="0"/>
      <w:marTop w:val="0"/>
      <w:marBottom w:val="0"/>
      <w:divBdr>
        <w:top w:val="none" w:sz="0" w:space="0" w:color="auto"/>
        <w:left w:val="none" w:sz="0" w:space="0" w:color="auto"/>
        <w:bottom w:val="none" w:sz="0" w:space="0" w:color="auto"/>
        <w:right w:val="none" w:sz="0" w:space="0" w:color="auto"/>
      </w:divBdr>
    </w:div>
    <w:div w:id="743651115">
      <w:bodyDiv w:val="1"/>
      <w:marLeft w:val="0"/>
      <w:marRight w:val="0"/>
      <w:marTop w:val="0"/>
      <w:marBottom w:val="0"/>
      <w:divBdr>
        <w:top w:val="none" w:sz="0" w:space="0" w:color="auto"/>
        <w:left w:val="none" w:sz="0" w:space="0" w:color="auto"/>
        <w:bottom w:val="none" w:sz="0" w:space="0" w:color="auto"/>
        <w:right w:val="none" w:sz="0" w:space="0" w:color="auto"/>
      </w:divBdr>
    </w:div>
    <w:div w:id="756945479">
      <w:bodyDiv w:val="1"/>
      <w:marLeft w:val="0"/>
      <w:marRight w:val="0"/>
      <w:marTop w:val="0"/>
      <w:marBottom w:val="0"/>
      <w:divBdr>
        <w:top w:val="none" w:sz="0" w:space="0" w:color="auto"/>
        <w:left w:val="none" w:sz="0" w:space="0" w:color="auto"/>
        <w:bottom w:val="none" w:sz="0" w:space="0" w:color="auto"/>
        <w:right w:val="none" w:sz="0" w:space="0" w:color="auto"/>
      </w:divBdr>
    </w:div>
    <w:div w:id="777868429">
      <w:bodyDiv w:val="1"/>
      <w:marLeft w:val="0"/>
      <w:marRight w:val="0"/>
      <w:marTop w:val="0"/>
      <w:marBottom w:val="0"/>
      <w:divBdr>
        <w:top w:val="none" w:sz="0" w:space="0" w:color="auto"/>
        <w:left w:val="none" w:sz="0" w:space="0" w:color="auto"/>
        <w:bottom w:val="none" w:sz="0" w:space="0" w:color="auto"/>
        <w:right w:val="none" w:sz="0" w:space="0" w:color="auto"/>
      </w:divBdr>
    </w:div>
    <w:div w:id="791366862">
      <w:bodyDiv w:val="1"/>
      <w:marLeft w:val="0"/>
      <w:marRight w:val="0"/>
      <w:marTop w:val="0"/>
      <w:marBottom w:val="0"/>
      <w:divBdr>
        <w:top w:val="none" w:sz="0" w:space="0" w:color="auto"/>
        <w:left w:val="none" w:sz="0" w:space="0" w:color="auto"/>
        <w:bottom w:val="none" w:sz="0" w:space="0" w:color="auto"/>
        <w:right w:val="none" w:sz="0" w:space="0" w:color="auto"/>
      </w:divBdr>
    </w:div>
    <w:div w:id="820661755">
      <w:bodyDiv w:val="1"/>
      <w:marLeft w:val="0"/>
      <w:marRight w:val="0"/>
      <w:marTop w:val="0"/>
      <w:marBottom w:val="0"/>
      <w:divBdr>
        <w:top w:val="none" w:sz="0" w:space="0" w:color="auto"/>
        <w:left w:val="none" w:sz="0" w:space="0" w:color="auto"/>
        <w:bottom w:val="none" w:sz="0" w:space="0" w:color="auto"/>
        <w:right w:val="none" w:sz="0" w:space="0" w:color="auto"/>
      </w:divBdr>
    </w:div>
    <w:div w:id="825782839">
      <w:bodyDiv w:val="1"/>
      <w:marLeft w:val="0"/>
      <w:marRight w:val="0"/>
      <w:marTop w:val="0"/>
      <w:marBottom w:val="0"/>
      <w:divBdr>
        <w:top w:val="none" w:sz="0" w:space="0" w:color="auto"/>
        <w:left w:val="none" w:sz="0" w:space="0" w:color="auto"/>
        <w:bottom w:val="none" w:sz="0" w:space="0" w:color="auto"/>
        <w:right w:val="none" w:sz="0" w:space="0" w:color="auto"/>
      </w:divBdr>
    </w:div>
    <w:div w:id="826629329">
      <w:bodyDiv w:val="1"/>
      <w:marLeft w:val="0"/>
      <w:marRight w:val="0"/>
      <w:marTop w:val="0"/>
      <w:marBottom w:val="0"/>
      <w:divBdr>
        <w:top w:val="none" w:sz="0" w:space="0" w:color="auto"/>
        <w:left w:val="none" w:sz="0" w:space="0" w:color="auto"/>
        <w:bottom w:val="none" w:sz="0" w:space="0" w:color="auto"/>
        <w:right w:val="none" w:sz="0" w:space="0" w:color="auto"/>
      </w:divBdr>
    </w:div>
    <w:div w:id="827015561">
      <w:bodyDiv w:val="1"/>
      <w:marLeft w:val="0"/>
      <w:marRight w:val="0"/>
      <w:marTop w:val="0"/>
      <w:marBottom w:val="0"/>
      <w:divBdr>
        <w:top w:val="none" w:sz="0" w:space="0" w:color="auto"/>
        <w:left w:val="none" w:sz="0" w:space="0" w:color="auto"/>
        <w:bottom w:val="none" w:sz="0" w:space="0" w:color="auto"/>
        <w:right w:val="none" w:sz="0" w:space="0" w:color="auto"/>
      </w:divBdr>
    </w:div>
    <w:div w:id="836195273">
      <w:bodyDiv w:val="1"/>
      <w:marLeft w:val="0"/>
      <w:marRight w:val="0"/>
      <w:marTop w:val="0"/>
      <w:marBottom w:val="0"/>
      <w:divBdr>
        <w:top w:val="none" w:sz="0" w:space="0" w:color="auto"/>
        <w:left w:val="none" w:sz="0" w:space="0" w:color="auto"/>
        <w:bottom w:val="none" w:sz="0" w:space="0" w:color="auto"/>
        <w:right w:val="none" w:sz="0" w:space="0" w:color="auto"/>
      </w:divBdr>
    </w:div>
    <w:div w:id="837186810">
      <w:bodyDiv w:val="1"/>
      <w:marLeft w:val="0"/>
      <w:marRight w:val="0"/>
      <w:marTop w:val="0"/>
      <w:marBottom w:val="0"/>
      <w:divBdr>
        <w:top w:val="none" w:sz="0" w:space="0" w:color="auto"/>
        <w:left w:val="none" w:sz="0" w:space="0" w:color="auto"/>
        <w:bottom w:val="none" w:sz="0" w:space="0" w:color="auto"/>
        <w:right w:val="none" w:sz="0" w:space="0" w:color="auto"/>
      </w:divBdr>
    </w:div>
    <w:div w:id="856389696">
      <w:bodyDiv w:val="1"/>
      <w:marLeft w:val="0"/>
      <w:marRight w:val="0"/>
      <w:marTop w:val="0"/>
      <w:marBottom w:val="0"/>
      <w:divBdr>
        <w:top w:val="none" w:sz="0" w:space="0" w:color="auto"/>
        <w:left w:val="none" w:sz="0" w:space="0" w:color="auto"/>
        <w:bottom w:val="none" w:sz="0" w:space="0" w:color="auto"/>
        <w:right w:val="none" w:sz="0" w:space="0" w:color="auto"/>
      </w:divBdr>
    </w:div>
    <w:div w:id="864295349">
      <w:bodyDiv w:val="1"/>
      <w:marLeft w:val="0"/>
      <w:marRight w:val="0"/>
      <w:marTop w:val="0"/>
      <w:marBottom w:val="0"/>
      <w:divBdr>
        <w:top w:val="none" w:sz="0" w:space="0" w:color="auto"/>
        <w:left w:val="none" w:sz="0" w:space="0" w:color="auto"/>
        <w:bottom w:val="none" w:sz="0" w:space="0" w:color="auto"/>
        <w:right w:val="none" w:sz="0" w:space="0" w:color="auto"/>
      </w:divBdr>
    </w:div>
    <w:div w:id="878594255">
      <w:bodyDiv w:val="1"/>
      <w:marLeft w:val="0"/>
      <w:marRight w:val="0"/>
      <w:marTop w:val="0"/>
      <w:marBottom w:val="0"/>
      <w:divBdr>
        <w:top w:val="none" w:sz="0" w:space="0" w:color="auto"/>
        <w:left w:val="none" w:sz="0" w:space="0" w:color="auto"/>
        <w:bottom w:val="none" w:sz="0" w:space="0" w:color="auto"/>
        <w:right w:val="none" w:sz="0" w:space="0" w:color="auto"/>
      </w:divBdr>
    </w:div>
    <w:div w:id="902133957">
      <w:bodyDiv w:val="1"/>
      <w:marLeft w:val="0"/>
      <w:marRight w:val="0"/>
      <w:marTop w:val="0"/>
      <w:marBottom w:val="0"/>
      <w:divBdr>
        <w:top w:val="none" w:sz="0" w:space="0" w:color="auto"/>
        <w:left w:val="none" w:sz="0" w:space="0" w:color="auto"/>
        <w:bottom w:val="none" w:sz="0" w:space="0" w:color="auto"/>
        <w:right w:val="none" w:sz="0" w:space="0" w:color="auto"/>
      </w:divBdr>
    </w:div>
    <w:div w:id="904992100">
      <w:bodyDiv w:val="1"/>
      <w:marLeft w:val="0"/>
      <w:marRight w:val="0"/>
      <w:marTop w:val="0"/>
      <w:marBottom w:val="0"/>
      <w:divBdr>
        <w:top w:val="none" w:sz="0" w:space="0" w:color="auto"/>
        <w:left w:val="none" w:sz="0" w:space="0" w:color="auto"/>
        <w:bottom w:val="none" w:sz="0" w:space="0" w:color="auto"/>
        <w:right w:val="none" w:sz="0" w:space="0" w:color="auto"/>
      </w:divBdr>
    </w:div>
    <w:div w:id="905992920">
      <w:bodyDiv w:val="1"/>
      <w:marLeft w:val="0"/>
      <w:marRight w:val="0"/>
      <w:marTop w:val="0"/>
      <w:marBottom w:val="0"/>
      <w:divBdr>
        <w:top w:val="none" w:sz="0" w:space="0" w:color="auto"/>
        <w:left w:val="none" w:sz="0" w:space="0" w:color="auto"/>
        <w:bottom w:val="none" w:sz="0" w:space="0" w:color="auto"/>
        <w:right w:val="none" w:sz="0" w:space="0" w:color="auto"/>
      </w:divBdr>
    </w:div>
    <w:div w:id="924876729">
      <w:bodyDiv w:val="1"/>
      <w:marLeft w:val="0"/>
      <w:marRight w:val="0"/>
      <w:marTop w:val="0"/>
      <w:marBottom w:val="0"/>
      <w:divBdr>
        <w:top w:val="none" w:sz="0" w:space="0" w:color="auto"/>
        <w:left w:val="none" w:sz="0" w:space="0" w:color="auto"/>
        <w:bottom w:val="none" w:sz="0" w:space="0" w:color="auto"/>
        <w:right w:val="none" w:sz="0" w:space="0" w:color="auto"/>
      </w:divBdr>
    </w:div>
    <w:div w:id="949093481">
      <w:bodyDiv w:val="1"/>
      <w:marLeft w:val="0"/>
      <w:marRight w:val="0"/>
      <w:marTop w:val="0"/>
      <w:marBottom w:val="0"/>
      <w:divBdr>
        <w:top w:val="none" w:sz="0" w:space="0" w:color="auto"/>
        <w:left w:val="none" w:sz="0" w:space="0" w:color="auto"/>
        <w:bottom w:val="none" w:sz="0" w:space="0" w:color="auto"/>
        <w:right w:val="none" w:sz="0" w:space="0" w:color="auto"/>
      </w:divBdr>
    </w:div>
    <w:div w:id="954024861">
      <w:bodyDiv w:val="1"/>
      <w:marLeft w:val="0"/>
      <w:marRight w:val="0"/>
      <w:marTop w:val="0"/>
      <w:marBottom w:val="0"/>
      <w:divBdr>
        <w:top w:val="none" w:sz="0" w:space="0" w:color="auto"/>
        <w:left w:val="none" w:sz="0" w:space="0" w:color="auto"/>
        <w:bottom w:val="none" w:sz="0" w:space="0" w:color="auto"/>
        <w:right w:val="none" w:sz="0" w:space="0" w:color="auto"/>
      </w:divBdr>
    </w:div>
    <w:div w:id="959262526">
      <w:bodyDiv w:val="1"/>
      <w:marLeft w:val="0"/>
      <w:marRight w:val="0"/>
      <w:marTop w:val="0"/>
      <w:marBottom w:val="0"/>
      <w:divBdr>
        <w:top w:val="none" w:sz="0" w:space="0" w:color="auto"/>
        <w:left w:val="none" w:sz="0" w:space="0" w:color="auto"/>
        <w:bottom w:val="none" w:sz="0" w:space="0" w:color="auto"/>
        <w:right w:val="none" w:sz="0" w:space="0" w:color="auto"/>
      </w:divBdr>
    </w:div>
    <w:div w:id="963972998">
      <w:bodyDiv w:val="1"/>
      <w:marLeft w:val="0"/>
      <w:marRight w:val="0"/>
      <w:marTop w:val="0"/>
      <w:marBottom w:val="0"/>
      <w:divBdr>
        <w:top w:val="none" w:sz="0" w:space="0" w:color="auto"/>
        <w:left w:val="none" w:sz="0" w:space="0" w:color="auto"/>
        <w:bottom w:val="none" w:sz="0" w:space="0" w:color="auto"/>
        <w:right w:val="none" w:sz="0" w:space="0" w:color="auto"/>
      </w:divBdr>
    </w:div>
    <w:div w:id="967130545">
      <w:bodyDiv w:val="1"/>
      <w:marLeft w:val="0"/>
      <w:marRight w:val="0"/>
      <w:marTop w:val="0"/>
      <w:marBottom w:val="0"/>
      <w:divBdr>
        <w:top w:val="none" w:sz="0" w:space="0" w:color="auto"/>
        <w:left w:val="none" w:sz="0" w:space="0" w:color="auto"/>
        <w:bottom w:val="none" w:sz="0" w:space="0" w:color="auto"/>
        <w:right w:val="none" w:sz="0" w:space="0" w:color="auto"/>
      </w:divBdr>
    </w:div>
    <w:div w:id="973212781">
      <w:bodyDiv w:val="1"/>
      <w:marLeft w:val="0"/>
      <w:marRight w:val="0"/>
      <w:marTop w:val="0"/>
      <w:marBottom w:val="0"/>
      <w:divBdr>
        <w:top w:val="none" w:sz="0" w:space="0" w:color="auto"/>
        <w:left w:val="none" w:sz="0" w:space="0" w:color="auto"/>
        <w:bottom w:val="none" w:sz="0" w:space="0" w:color="auto"/>
        <w:right w:val="none" w:sz="0" w:space="0" w:color="auto"/>
      </w:divBdr>
    </w:div>
    <w:div w:id="978611181">
      <w:bodyDiv w:val="1"/>
      <w:marLeft w:val="0"/>
      <w:marRight w:val="0"/>
      <w:marTop w:val="0"/>
      <w:marBottom w:val="0"/>
      <w:divBdr>
        <w:top w:val="none" w:sz="0" w:space="0" w:color="auto"/>
        <w:left w:val="none" w:sz="0" w:space="0" w:color="auto"/>
        <w:bottom w:val="none" w:sz="0" w:space="0" w:color="auto"/>
        <w:right w:val="none" w:sz="0" w:space="0" w:color="auto"/>
      </w:divBdr>
    </w:div>
    <w:div w:id="998532270">
      <w:bodyDiv w:val="1"/>
      <w:marLeft w:val="0"/>
      <w:marRight w:val="0"/>
      <w:marTop w:val="0"/>
      <w:marBottom w:val="0"/>
      <w:divBdr>
        <w:top w:val="none" w:sz="0" w:space="0" w:color="auto"/>
        <w:left w:val="none" w:sz="0" w:space="0" w:color="auto"/>
        <w:bottom w:val="none" w:sz="0" w:space="0" w:color="auto"/>
        <w:right w:val="none" w:sz="0" w:space="0" w:color="auto"/>
      </w:divBdr>
    </w:div>
    <w:div w:id="1011487968">
      <w:bodyDiv w:val="1"/>
      <w:marLeft w:val="0"/>
      <w:marRight w:val="0"/>
      <w:marTop w:val="0"/>
      <w:marBottom w:val="0"/>
      <w:divBdr>
        <w:top w:val="none" w:sz="0" w:space="0" w:color="auto"/>
        <w:left w:val="none" w:sz="0" w:space="0" w:color="auto"/>
        <w:bottom w:val="none" w:sz="0" w:space="0" w:color="auto"/>
        <w:right w:val="none" w:sz="0" w:space="0" w:color="auto"/>
      </w:divBdr>
    </w:div>
    <w:div w:id="1023556343">
      <w:bodyDiv w:val="1"/>
      <w:marLeft w:val="0"/>
      <w:marRight w:val="0"/>
      <w:marTop w:val="0"/>
      <w:marBottom w:val="0"/>
      <w:divBdr>
        <w:top w:val="none" w:sz="0" w:space="0" w:color="auto"/>
        <w:left w:val="none" w:sz="0" w:space="0" w:color="auto"/>
        <w:bottom w:val="none" w:sz="0" w:space="0" w:color="auto"/>
        <w:right w:val="none" w:sz="0" w:space="0" w:color="auto"/>
      </w:divBdr>
    </w:div>
    <w:div w:id="1088385261">
      <w:bodyDiv w:val="1"/>
      <w:marLeft w:val="0"/>
      <w:marRight w:val="0"/>
      <w:marTop w:val="0"/>
      <w:marBottom w:val="0"/>
      <w:divBdr>
        <w:top w:val="none" w:sz="0" w:space="0" w:color="auto"/>
        <w:left w:val="none" w:sz="0" w:space="0" w:color="auto"/>
        <w:bottom w:val="none" w:sz="0" w:space="0" w:color="auto"/>
        <w:right w:val="none" w:sz="0" w:space="0" w:color="auto"/>
      </w:divBdr>
    </w:div>
    <w:div w:id="1088385367">
      <w:bodyDiv w:val="1"/>
      <w:marLeft w:val="0"/>
      <w:marRight w:val="0"/>
      <w:marTop w:val="0"/>
      <w:marBottom w:val="0"/>
      <w:divBdr>
        <w:top w:val="none" w:sz="0" w:space="0" w:color="auto"/>
        <w:left w:val="none" w:sz="0" w:space="0" w:color="auto"/>
        <w:bottom w:val="none" w:sz="0" w:space="0" w:color="auto"/>
        <w:right w:val="none" w:sz="0" w:space="0" w:color="auto"/>
      </w:divBdr>
    </w:div>
    <w:div w:id="1090157718">
      <w:bodyDiv w:val="1"/>
      <w:marLeft w:val="0"/>
      <w:marRight w:val="0"/>
      <w:marTop w:val="0"/>
      <w:marBottom w:val="0"/>
      <w:divBdr>
        <w:top w:val="none" w:sz="0" w:space="0" w:color="auto"/>
        <w:left w:val="none" w:sz="0" w:space="0" w:color="auto"/>
        <w:bottom w:val="none" w:sz="0" w:space="0" w:color="auto"/>
        <w:right w:val="none" w:sz="0" w:space="0" w:color="auto"/>
      </w:divBdr>
    </w:div>
    <w:div w:id="1106658076">
      <w:bodyDiv w:val="1"/>
      <w:marLeft w:val="0"/>
      <w:marRight w:val="0"/>
      <w:marTop w:val="0"/>
      <w:marBottom w:val="0"/>
      <w:divBdr>
        <w:top w:val="none" w:sz="0" w:space="0" w:color="auto"/>
        <w:left w:val="none" w:sz="0" w:space="0" w:color="auto"/>
        <w:bottom w:val="none" w:sz="0" w:space="0" w:color="auto"/>
        <w:right w:val="none" w:sz="0" w:space="0" w:color="auto"/>
      </w:divBdr>
    </w:div>
    <w:div w:id="1136990522">
      <w:bodyDiv w:val="1"/>
      <w:marLeft w:val="0"/>
      <w:marRight w:val="0"/>
      <w:marTop w:val="0"/>
      <w:marBottom w:val="0"/>
      <w:divBdr>
        <w:top w:val="none" w:sz="0" w:space="0" w:color="auto"/>
        <w:left w:val="none" w:sz="0" w:space="0" w:color="auto"/>
        <w:bottom w:val="none" w:sz="0" w:space="0" w:color="auto"/>
        <w:right w:val="none" w:sz="0" w:space="0" w:color="auto"/>
      </w:divBdr>
    </w:div>
    <w:div w:id="1141924414">
      <w:bodyDiv w:val="1"/>
      <w:marLeft w:val="0"/>
      <w:marRight w:val="0"/>
      <w:marTop w:val="0"/>
      <w:marBottom w:val="0"/>
      <w:divBdr>
        <w:top w:val="none" w:sz="0" w:space="0" w:color="auto"/>
        <w:left w:val="none" w:sz="0" w:space="0" w:color="auto"/>
        <w:bottom w:val="none" w:sz="0" w:space="0" w:color="auto"/>
        <w:right w:val="none" w:sz="0" w:space="0" w:color="auto"/>
      </w:divBdr>
    </w:div>
    <w:div w:id="1146511654">
      <w:bodyDiv w:val="1"/>
      <w:marLeft w:val="0"/>
      <w:marRight w:val="0"/>
      <w:marTop w:val="0"/>
      <w:marBottom w:val="0"/>
      <w:divBdr>
        <w:top w:val="none" w:sz="0" w:space="0" w:color="auto"/>
        <w:left w:val="none" w:sz="0" w:space="0" w:color="auto"/>
        <w:bottom w:val="none" w:sz="0" w:space="0" w:color="auto"/>
        <w:right w:val="none" w:sz="0" w:space="0" w:color="auto"/>
      </w:divBdr>
    </w:div>
    <w:div w:id="1159926078">
      <w:bodyDiv w:val="1"/>
      <w:marLeft w:val="0"/>
      <w:marRight w:val="0"/>
      <w:marTop w:val="0"/>
      <w:marBottom w:val="0"/>
      <w:divBdr>
        <w:top w:val="none" w:sz="0" w:space="0" w:color="auto"/>
        <w:left w:val="none" w:sz="0" w:space="0" w:color="auto"/>
        <w:bottom w:val="none" w:sz="0" w:space="0" w:color="auto"/>
        <w:right w:val="none" w:sz="0" w:space="0" w:color="auto"/>
      </w:divBdr>
    </w:div>
    <w:div w:id="1177766920">
      <w:bodyDiv w:val="1"/>
      <w:marLeft w:val="0"/>
      <w:marRight w:val="0"/>
      <w:marTop w:val="0"/>
      <w:marBottom w:val="0"/>
      <w:divBdr>
        <w:top w:val="none" w:sz="0" w:space="0" w:color="auto"/>
        <w:left w:val="none" w:sz="0" w:space="0" w:color="auto"/>
        <w:bottom w:val="none" w:sz="0" w:space="0" w:color="auto"/>
        <w:right w:val="none" w:sz="0" w:space="0" w:color="auto"/>
      </w:divBdr>
    </w:div>
    <w:div w:id="1181162444">
      <w:bodyDiv w:val="1"/>
      <w:marLeft w:val="0"/>
      <w:marRight w:val="0"/>
      <w:marTop w:val="0"/>
      <w:marBottom w:val="0"/>
      <w:divBdr>
        <w:top w:val="none" w:sz="0" w:space="0" w:color="auto"/>
        <w:left w:val="none" w:sz="0" w:space="0" w:color="auto"/>
        <w:bottom w:val="none" w:sz="0" w:space="0" w:color="auto"/>
        <w:right w:val="none" w:sz="0" w:space="0" w:color="auto"/>
      </w:divBdr>
    </w:div>
    <w:div w:id="1181163846">
      <w:bodyDiv w:val="1"/>
      <w:marLeft w:val="0"/>
      <w:marRight w:val="0"/>
      <w:marTop w:val="0"/>
      <w:marBottom w:val="0"/>
      <w:divBdr>
        <w:top w:val="none" w:sz="0" w:space="0" w:color="auto"/>
        <w:left w:val="none" w:sz="0" w:space="0" w:color="auto"/>
        <w:bottom w:val="none" w:sz="0" w:space="0" w:color="auto"/>
        <w:right w:val="none" w:sz="0" w:space="0" w:color="auto"/>
      </w:divBdr>
      <w:divsChild>
        <w:div w:id="1167093257">
          <w:marLeft w:val="0"/>
          <w:marRight w:val="0"/>
          <w:marTop w:val="0"/>
          <w:marBottom w:val="0"/>
          <w:divBdr>
            <w:top w:val="none" w:sz="0" w:space="0" w:color="auto"/>
            <w:left w:val="none" w:sz="0" w:space="0" w:color="auto"/>
            <w:bottom w:val="none" w:sz="0" w:space="0" w:color="auto"/>
            <w:right w:val="none" w:sz="0" w:space="0" w:color="auto"/>
          </w:divBdr>
        </w:div>
        <w:div w:id="27492263">
          <w:marLeft w:val="0"/>
          <w:marRight w:val="0"/>
          <w:marTop w:val="0"/>
          <w:marBottom w:val="0"/>
          <w:divBdr>
            <w:top w:val="none" w:sz="0" w:space="0" w:color="auto"/>
            <w:left w:val="none" w:sz="0" w:space="0" w:color="auto"/>
            <w:bottom w:val="none" w:sz="0" w:space="0" w:color="auto"/>
            <w:right w:val="none" w:sz="0" w:space="0" w:color="auto"/>
          </w:divBdr>
        </w:div>
      </w:divsChild>
    </w:div>
    <w:div w:id="1189413617">
      <w:bodyDiv w:val="1"/>
      <w:marLeft w:val="0"/>
      <w:marRight w:val="0"/>
      <w:marTop w:val="0"/>
      <w:marBottom w:val="0"/>
      <w:divBdr>
        <w:top w:val="none" w:sz="0" w:space="0" w:color="auto"/>
        <w:left w:val="none" w:sz="0" w:space="0" w:color="auto"/>
        <w:bottom w:val="none" w:sz="0" w:space="0" w:color="auto"/>
        <w:right w:val="none" w:sz="0" w:space="0" w:color="auto"/>
      </w:divBdr>
    </w:div>
    <w:div w:id="1198588325">
      <w:bodyDiv w:val="1"/>
      <w:marLeft w:val="0"/>
      <w:marRight w:val="0"/>
      <w:marTop w:val="0"/>
      <w:marBottom w:val="0"/>
      <w:divBdr>
        <w:top w:val="none" w:sz="0" w:space="0" w:color="auto"/>
        <w:left w:val="none" w:sz="0" w:space="0" w:color="auto"/>
        <w:bottom w:val="none" w:sz="0" w:space="0" w:color="auto"/>
        <w:right w:val="none" w:sz="0" w:space="0" w:color="auto"/>
      </w:divBdr>
    </w:div>
    <w:div w:id="1223565524">
      <w:bodyDiv w:val="1"/>
      <w:marLeft w:val="0"/>
      <w:marRight w:val="0"/>
      <w:marTop w:val="0"/>
      <w:marBottom w:val="0"/>
      <w:divBdr>
        <w:top w:val="none" w:sz="0" w:space="0" w:color="auto"/>
        <w:left w:val="none" w:sz="0" w:space="0" w:color="auto"/>
        <w:bottom w:val="none" w:sz="0" w:space="0" w:color="auto"/>
        <w:right w:val="none" w:sz="0" w:space="0" w:color="auto"/>
      </w:divBdr>
    </w:div>
    <w:div w:id="1251233870">
      <w:bodyDiv w:val="1"/>
      <w:marLeft w:val="0"/>
      <w:marRight w:val="0"/>
      <w:marTop w:val="0"/>
      <w:marBottom w:val="0"/>
      <w:divBdr>
        <w:top w:val="none" w:sz="0" w:space="0" w:color="auto"/>
        <w:left w:val="none" w:sz="0" w:space="0" w:color="auto"/>
        <w:bottom w:val="none" w:sz="0" w:space="0" w:color="auto"/>
        <w:right w:val="none" w:sz="0" w:space="0" w:color="auto"/>
      </w:divBdr>
    </w:div>
    <w:div w:id="1263800199">
      <w:bodyDiv w:val="1"/>
      <w:marLeft w:val="0"/>
      <w:marRight w:val="0"/>
      <w:marTop w:val="0"/>
      <w:marBottom w:val="0"/>
      <w:divBdr>
        <w:top w:val="none" w:sz="0" w:space="0" w:color="auto"/>
        <w:left w:val="none" w:sz="0" w:space="0" w:color="auto"/>
        <w:bottom w:val="none" w:sz="0" w:space="0" w:color="auto"/>
        <w:right w:val="none" w:sz="0" w:space="0" w:color="auto"/>
      </w:divBdr>
    </w:div>
    <w:div w:id="1273823473">
      <w:bodyDiv w:val="1"/>
      <w:marLeft w:val="0"/>
      <w:marRight w:val="0"/>
      <w:marTop w:val="0"/>
      <w:marBottom w:val="0"/>
      <w:divBdr>
        <w:top w:val="none" w:sz="0" w:space="0" w:color="auto"/>
        <w:left w:val="none" w:sz="0" w:space="0" w:color="auto"/>
        <w:bottom w:val="none" w:sz="0" w:space="0" w:color="auto"/>
        <w:right w:val="none" w:sz="0" w:space="0" w:color="auto"/>
      </w:divBdr>
    </w:div>
    <w:div w:id="1278176457">
      <w:bodyDiv w:val="1"/>
      <w:marLeft w:val="0"/>
      <w:marRight w:val="0"/>
      <w:marTop w:val="0"/>
      <w:marBottom w:val="0"/>
      <w:divBdr>
        <w:top w:val="none" w:sz="0" w:space="0" w:color="auto"/>
        <w:left w:val="none" w:sz="0" w:space="0" w:color="auto"/>
        <w:bottom w:val="none" w:sz="0" w:space="0" w:color="auto"/>
        <w:right w:val="none" w:sz="0" w:space="0" w:color="auto"/>
      </w:divBdr>
    </w:div>
    <w:div w:id="1294867681">
      <w:bodyDiv w:val="1"/>
      <w:marLeft w:val="0"/>
      <w:marRight w:val="0"/>
      <w:marTop w:val="0"/>
      <w:marBottom w:val="0"/>
      <w:divBdr>
        <w:top w:val="none" w:sz="0" w:space="0" w:color="auto"/>
        <w:left w:val="none" w:sz="0" w:space="0" w:color="auto"/>
        <w:bottom w:val="none" w:sz="0" w:space="0" w:color="auto"/>
        <w:right w:val="none" w:sz="0" w:space="0" w:color="auto"/>
      </w:divBdr>
    </w:div>
    <w:div w:id="1306274651">
      <w:bodyDiv w:val="1"/>
      <w:marLeft w:val="0"/>
      <w:marRight w:val="0"/>
      <w:marTop w:val="0"/>
      <w:marBottom w:val="0"/>
      <w:divBdr>
        <w:top w:val="none" w:sz="0" w:space="0" w:color="auto"/>
        <w:left w:val="none" w:sz="0" w:space="0" w:color="auto"/>
        <w:bottom w:val="none" w:sz="0" w:space="0" w:color="auto"/>
        <w:right w:val="none" w:sz="0" w:space="0" w:color="auto"/>
      </w:divBdr>
      <w:divsChild>
        <w:div w:id="212842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163613">
      <w:bodyDiv w:val="1"/>
      <w:marLeft w:val="0"/>
      <w:marRight w:val="0"/>
      <w:marTop w:val="0"/>
      <w:marBottom w:val="0"/>
      <w:divBdr>
        <w:top w:val="none" w:sz="0" w:space="0" w:color="auto"/>
        <w:left w:val="none" w:sz="0" w:space="0" w:color="auto"/>
        <w:bottom w:val="none" w:sz="0" w:space="0" w:color="auto"/>
        <w:right w:val="none" w:sz="0" w:space="0" w:color="auto"/>
      </w:divBdr>
    </w:div>
    <w:div w:id="1324964174">
      <w:bodyDiv w:val="1"/>
      <w:marLeft w:val="0"/>
      <w:marRight w:val="0"/>
      <w:marTop w:val="0"/>
      <w:marBottom w:val="0"/>
      <w:divBdr>
        <w:top w:val="none" w:sz="0" w:space="0" w:color="auto"/>
        <w:left w:val="none" w:sz="0" w:space="0" w:color="auto"/>
        <w:bottom w:val="none" w:sz="0" w:space="0" w:color="auto"/>
        <w:right w:val="none" w:sz="0" w:space="0" w:color="auto"/>
      </w:divBdr>
    </w:div>
    <w:div w:id="1350371517">
      <w:bodyDiv w:val="1"/>
      <w:marLeft w:val="0"/>
      <w:marRight w:val="0"/>
      <w:marTop w:val="0"/>
      <w:marBottom w:val="0"/>
      <w:divBdr>
        <w:top w:val="none" w:sz="0" w:space="0" w:color="auto"/>
        <w:left w:val="none" w:sz="0" w:space="0" w:color="auto"/>
        <w:bottom w:val="none" w:sz="0" w:space="0" w:color="auto"/>
        <w:right w:val="none" w:sz="0" w:space="0" w:color="auto"/>
      </w:divBdr>
    </w:div>
    <w:div w:id="1359892350">
      <w:bodyDiv w:val="1"/>
      <w:marLeft w:val="0"/>
      <w:marRight w:val="0"/>
      <w:marTop w:val="0"/>
      <w:marBottom w:val="0"/>
      <w:divBdr>
        <w:top w:val="none" w:sz="0" w:space="0" w:color="auto"/>
        <w:left w:val="none" w:sz="0" w:space="0" w:color="auto"/>
        <w:bottom w:val="none" w:sz="0" w:space="0" w:color="auto"/>
        <w:right w:val="none" w:sz="0" w:space="0" w:color="auto"/>
      </w:divBdr>
    </w:div>
    <w:div w:id="1363937530">
      <w:bodyDiv w:val="1"/>
      <w:marLeft w:val="0"/>
      <w:marRight w:val="0"/>
      <w:marTop w:val="0"/>
      <w:marBottom w:val="0"/>
      <w:divBdr>
        <w:top w:val="none" w:sz="0" w:space="0" w:color="auto"/>
        <w:left w:val="none" w:sz="0" w:space="0" w:color="auto"/>
        <w:bottom w:val="none" w:sz="0" w:space="0" w:color="auto"/>
        <w:right w:val="none" w:sz="0" w:space="0" w:color="auto"/>
      </w:divBdr>
    </w:div>
    <w:div w:id="1364747847">
      <w:bodyDiv w:val="1"/>
      <w:marLeft w:val="0"/>
      <w:marRight w:val="0"/>
      <w:marTop w:val="0"/>
      <w:marBottom w:val="0"/>
      <w:divBdr>
        <w:top w:val="none" w:sz="0" w:space="0" w:color="auto"/>
        <w:left w:val="none" w:sz="0" w:space="0" w:color="auto"/>
        <w:bottom w:val="none" w:sz="0" w:space="0" w:color="auto"/>
        <w:right w:val="none" w:sz="0" w:space="0" w:color="auto"/>
      </w:divBdr>
    </w:div>
    <w:div w:id="1405058105">
      <w:bodyDiv w:val="1"/>
      <w:marLeft w:val="0"/>
      <w:marRight w:val="0"/>
      <w:marTop w:val="0"/>
      <w:marBottom w:val="0"/>
      <w:divBdr>
        <w:top w:val="none" w:sz="0" w:space="0" w:color="auto"/>
        <w:left w:val="none" w:sz="0" w:space="0" w:color="auto"/>
        <w:bottom w:val="none" w:sz="0" w:space="0" w:color="auto"/>
        <w:right w:val="none" w:sz="0" w:space="0" w:color="auto"/>
      </w:divBdr>
    </w:div>
    <w:div w:id="1439136381">
      <w:bodyDiv w:val="1"/>
      <w:marLeft w:val="0"/>
      <w:marRight w:val="0"/>
      <w:marTop w:val="0"/>
      <w:marBottom w:val="0"/>
      <w:divBdr>
        <w:top w:val="none" w:sz="0" w:space="0" w:color="auto"/>
        <w:left w:val="none" w:sz="0" w:space="0" w:color="auto"/>
        <w:bottom w:val="none" w:sz="0" w:space="0" w:color="auto"/>
        <w:right w:val="none" w:sz="0" w:space="0" w:color="auto"/>
      </w:divBdr>
    </w:div>
    <w:div w:id="1443915585">
      <w:bodyDiv w:val="1"/>
      <w:marLeft w:val="0"/>
      <w:marRight w:val="0"/>
      <w:marTop w:val="0"/>
      <w:marBottom w:val="0"/>
      <w:divBdr>
        <w:top w:val="none" w:sz="0" w:space="0" w:color="auto"/>
        <w:left w:val="none" w:sz="0" w:space="0" w:color="auto"/>
        <w:bottom w:val="none" w:sz="0" w:space="0" w:color="auto"/>
        <w:right w:val="none" w:sz="0" w:space="0" w:color="auto"/>
      </w:divBdr>
    </w:div>
    <w:div w:id="1450855849">
      <w:bodyDiv w:val="1"/>
      <w:marLeft w:val="0"/>
      <w:marRight w:val="0"/>
      <w:marTop w:val="0"/>
      <w:marBottom w:val="0"/>
      <w:divBdr>
        <w:top w:val="none" w:sz="0" w:space="0" w:color="auto"/>
        <w:left w:val="none" w:sz="0" w:space="0" w:color="auto"/>
        <w:bottom w:val="none" w:sz="0" w:space="0" w:color="auto"/>
        <w:right w:val="none" w:sz="0" w:space="0" w:color="auto"/>
      </w:divBdr>
    </w:div>
    <w:div w:id="1452896481">
      <w:bodyDiv w:val="1"/>
      <w:marLeft w:val="0"/>
      <w:marRight w:val="0"/>
      <w:marTop w:val="0"/>
      <w:marBottom w:val="0"/>
      <w:divBdr>
        <w:top w:val="none" w:sz="0" w:space="0" w:color="auto"/>
        <w:left w:val="none" w:sz="0" w:space="0" w:color="auto"/>
        <w:bottom w:val="none" w:sz="0" w:space="0" w:color="auto"/>
        <w:right w:val="none" w:sz="0" w:space="0" w:color="auto"/>
      </w:divBdr>
    </w:div>
    <w:div w:id="1479029775">
      <w:bodyDiv w:val="1"/>
      <w:marLeft w:val="0"/>
      <w:marRight w:val="0"/>
      <w:marTop w:val="0"/>
      <w:marBottom w:val="0"/>
      <w:divBdr>
        <w:top w:val="none" w:sz="0" w:space="0" w:color="auto"/>
        <w:left w:val="none" w:sz="0" w:space="0" w:color="auto"/>
        <w:bottom w:val="none" w:sz="0" w:space="0" w:color="auto"/>
        <w:right w:val="none" w:sz="0" w:space="0" w:color="auto"/>
      </w:divBdr>
    </w:div>
    <w:div w:id="1503082874">
      <w:bodyDiv w:val="1"/>
      <w:marLeft w:val="0"/>
      <w:marRight w:val="0"/>
      <w:marTop w:val="0"/>
      <w:marBottom w:val="0"/>
      <w:divBdr>
        <w:top w:val="none" w:sz="0" w:space="0" w:color="auto"/>
        <w:left w:val="none" w:sz="0" w:space="0" w:color="auto"/>
        <w:bottom w:val="none" w:sz="0" w:space="0" w:color="auto"/>
        <w:right w:val="none" w:sz="0" w:space="0" w:color="auto"/>
      </w:divBdr>
    </w:div>
    <w:div w:id="1518735034">
      <w:bodyDiv w:val="1"/>
      <w:marLeft w:val="0"/>
      <w:marRight w:val="0"/>
      <w:marTop w:val="0"/>
      <w:marBottom w:val="0"/>
      <w:divBdr>
        <w:top w:val="none" w:sz="0" w:space="0" w:color="auto"/>
        <w:left w:val="none" w:sz="0" w:space="0" w:color="auto"/>
        <w:bottom w:val="none" w:sz="0" w:space="0" w:color="auto"/>
        <w:right w:val="none" w:sz="0" w:space="0" w:color="auto"/>
      </w:divBdr>
    </w:div>
    <w:div w:id="1530755395">
      <w:bodyDiv w:val="1"/>
      <w:marLeft w:val="0"/>
      <w:marRight w:val="0"/>
      <w:marTop w:val="0"/>
      <w:marBottom w:val="0"/>
      <w:divBdr>
        <w:top w:val="none" w:sz="0" w:space="0" w:color="auto"/>
        <w:left w:val="none" w:sz="0" w:space="0" w:color="auto"/>
        <w:bottom w:val="none" w:sz="0" w:space="0" w:color="auto"/>
        <w:right w:val="none" w:sz="0" w:space="0" w:color="auto"/>
      </w:divBdr>
    </w:div>
    <w:div w:id="1532374456">
      <w:bodyDiv w:val="1"/>
      <w:marLeft w:val="0"/>
      <w:marRight w:val="0"/>
      <w:marTop w:val="0"/>
      <w:marBottom w:val="0"/>
      <w:divBdr>
        <w:top w:val="none" w:sz="0" w:space="0" w:color="auto"/>
        <w:left w:val="none" w:sz="0" w:space="0" w:color="auto"/>
        <w:bottom w:val="none" w:sz="0" w:space="0" w:color="auto"/>
        <w:right w:val="none" w:sz="0" w:space="0" w:color="auto"/>
      </w:divBdr>
    </w:div>
    <w:div w:id="1538858756">
      <w:bodyDiv w:val="1"/>
      <w:marLeft w:val="0"/>
      <w:marRight w:val="0"/>
      <w:marTop w:val="0"/>
      <w:marBottom w:val="0"/>
      <w:divBdr>
        <w:top w:val="none" w:sz="0" w:space="0" w:color="auto"/>
        <w:left w:val="none" w:sz="0" w:space="0" w:color="auto"/>
        <w:bottom w:val="none" w:sz="0" w:space="0" w:color="auto"/>
        <w:right w:val="none" w:sz="0" w:space="0" w:color="auto"/>
      </w:divBdr>
    </w:div>
    <w:div w:id="1540388680">
      <w:bodyDiv w:val="1"/>
      <w:marLeft w:val="0"/>
      <w:marRight w:val="0"/>
      <w:marTop w:val="0"/>
      <w:marBottom w:val="0"/>
      <w:divBdr>
        <w:top w:val="none" w:sz="0" w:space="0" w:color="auto"/>
        <w:left w:val="none" w:sz="0" w:space="0" w:color="auto"/>
        <w:bottom w:val="none" w:sz="0" w:space="0" w:color="auto"/>
        <w:right w:val="none" w:sz="0" w:space="0" w:color="auto"/>
      </w:divBdr>
    </w:div>
    <w:div w:id="1545410518">
      <w:bodyDiv w:val="1"/>
      <w:marLeft w:val="0"/>
      <w:marRight w:val="0"/>
      <w:marTop w:val="0"/>
      <w:marBottom w:val="0"/>
      <w:divBdr>
        <w:top w:val="none" w:sz="0" w:space="0" w:color="auto"/>
        <w:left w:val="none" w:sz="0" w:space="0" w:color="auto"/>
        <w:bottom w:val="none" w:sz="0" w:space="0" w:color="auto"/>
        <w:right w:val="none" w:sz="0" w:space="0" w:color="auto"/>
      </w:divBdr>
    </w:div>
    <w:div w:id="1548682156">
      <w:bodyDiv w:val="1"/>
      <w:marLeft w:val="0"/>
      <w:marRight w:val="0"/>
      <w:marTop w:val="0"/>
      <w:marBottom w:val="0"/>
      <w:divBdr>
        <w:top w:val="none" w:sz="0" w:space="0" w:color="auto"/>
        <w:left w:val="none" w:sz="0" w:space="0" w:color="auto"/>
        <w:bottom w:val="none" w:sz="0" w:space="0" w:color="auto"/>
        <w:right w:val="none" w:sz="0" w:space="0" w:color="auto"/>
      </w:divBdr>
    </w:div>
    <w:div w:id="1552157195">
      <w:bodyDiv w:val="1"/>
      <w:marLeft w:val="0"/>
      <w:marRight w:val="0"/>
      <w:marTop w:val="0"/>
      <w:marBottom w:val="0"/>
      <w:divBdr>
        <w:top w:val="none" w:sz="0" w:space="0" w:color="auto"/>
        <w:left w:val="none" w:sz="0" w:space="0" w:color="auto"/>
        <w:bottom w:val="none" w:sz="0" w:space="0" w:color="auto"/>
        <w:right w:val="none" w:sz="0" w:space="0" w:color="auto"/>
      </w:divBdr>
    </w:div>
    <w:div w:id="1558275078">
      <w:bodyDiv w:val="1"/>
      <w:marLeft w:val="0"/>
      <w:marRight w:val="0"/>
      <w:marTop w:val="0"/>
      <w:marBottom w:val="0"/>
      <w:divBdr>
        <w:top w:val="none" w:sz="0" w:space="0" w:color="auto"/>
        <w:left w:val="none" w:sz="0" w:space="0" w:color="auto"/>
        <w:bottom w:val="none" w:sz="0" w:space="0" w:color="auto"/>
        <w:right w:val="none" w:sz="0" w:space="0" w:color="auto"/>
      </w:divBdr>
    </w:div>
    <w:div w:id="1563250196">
      <w:bodyDiv w:val="1"/>
      <w:marLeft w:val="0"/>
      <w:marRight w:val="0"/>
      <w:marTop w:val="0"/>
      <w:marBottom w:val="0"/>
      <w:divBdr>
        <w:top w:val="none" w:sz="0" w:space="0" w:color="auto"/>
        <w:left w:val="none" w:sz="0" w:space="0" w:color="auto"/>
        <w:bottom w:val="none" w:sz="0" w:space="0" w:color="auto"/>
        <w:right w:val="none" w:sz="0" w:space="0" w:color="auto"/>
      </w:divBdr>
    </w:div>
    <w:div w:id="1572347396">
      <w:bodyDiv w:val="1"/>
      <w:marLeft w:val="0"/>
      <w:marRight w:val="0"/>
      <w:marTop w:val="0"/>
      <w:marBottom w:val="0"/>
      <w:divBdr>
        <w:top w:val="none" w:sz="0" w:space="0" w:color="auto"/>
        <w:left w:val="none" w:sz="0" w:space="0" w:color="auto"/>
        <w:bottom w:val="none" w:sz="0" w:space="0" w:color="auto"/>
        <w:right w:val="none" w:sz="0" w:space="0" w:color="auto"/>
      </w:divBdr>
    </w:div>
    <w:div w:id="1573928183">
      <w:bodyDiv w:val="1"/>
      <w:marLeft w:val="0"/>
      <w:marRight w:val="0"/>
      <w:marTop w:val="0"/>
      <w:marBottom w:val="0"/>
      <w:divBdr>
        <w:top w:val="none" w:sz="0" w:space="0" w:color="auto"/>
        <w:left w:val="none" w:sz="0" w:space="0" w:color="auto"/>
        <w:bottom w:val="none" w:sz="0" w:space="0" w:color="auto"/>
        <w:right w:val="none" w:sz="0" w:space="0" w:color="auto"/>
      </w:divBdr>
    </w:div>
    <w:div w:id="1600674719">
      <w:bodyDiv w:val="1"/>
      <w:marLeft w:val="0"/>
      <w:marRight w:val="0"/>
      <w:marTop w:val="0"/>
      <w:marBottom w:val="0"/>
      <w:divBdr>
        <w:top w:val="none" w:sz="0" w:space="0" w:color="auto"/>
        <w:left w:val="none" w:sz="0" w:space="0" w:color="auto"/>
        <w:bottom w:val="none" w:sz="0" w:space="0" w:color="auto"/>
        <w:right w:val="none" w:sz="0" w:space="0" w:color="auto"/>
      </w:divBdr>
    </w:div>
    <w:div w:id="1619095497">
      <w:bodyDiv w:val="1"/>
      <w:marLeft w:val="0"/>
      <w:marRight w:val="0"/>
      <w:marTop w:val="0"/>
      <w:marBottom w:val="0"/>
      <w:divBdr>
        <w:top w:val="none" w:sz="0" w:space="0" w:color="auto"/>
        <w:left w:val="none" w:sz="0" w:space="0" w:color="auto"/>
        <w:bottom w:val="none" w:sz="0" w:space="0" w:color="auto"/>
        <w:right w:val="none" w:sz="0" w:space="0" w:color="auto"/>
      </w:divBdr>
    </w:div>
    <w:div w:id="1628193996">
      <w:bodyDiv w:val="1"/>
      <w:marLeft w:val="0"/>
      <w:marRight w:val="0"/>
      <w:marTop w:val="0"/>
      <w:marBottom w:val="0"/>
      <w:divBdr>
        <w:top w:val="none" w:sz="0" w:space="0" w:color="auto"/>
        <w:left w:val="none" w:sz="0" w:space="0" w:color="auto"/>
        <w:bottom w:val="none" w:sz="0" w:space="0" w:color="auto"/>
        <w:right w:val="none" w:sz="0" w:space="0" w:color="auto"/>
      </w:divBdr>
    </w:div>
    <w:div w:id="1634945256">
      <w:bodyDiv w:val="1"/>
      <w:marLeft w:val="0"/>
      <w:marRight w:val="0"/>
      <w:marTop w:val="0"/>
      <w:marBottom w:val="0"/>
      <w:divBdr>
        <w:top w:val="none" w:sz="0" w:space="0" w:color="auto"/>
        <w:left w:val="none" w:sz="0" w:space="0" w:color="auto"/>
        <w:bottom w:val="none" w:sz="0" w:space="0" w:color="auto"/>
        <w:right w:val="none" w:sz="0" w:space="0" w:color="auto"/>
      </w:divBdr>
    </w:div>
    <w:div w:id="1662465936">
      <w:bodyDiv w:val="1"/>
      <w:marLeft w:val="0"/>
      <w:marRight w:val="0"/>
      <w:marTop w:val="0"/>
      <w:marBottom w:val="0"/>
      <w:divBdr>
        <w:top w:val="none" w:sz="0" w:space="0" w:color="auto"/>
        <w:left w:val="none" w:sz="0" w:space="0" w:color="auto"/>
        <w:bottom w:val="none" w:sz="0" w:space="0" w:color="auto"/>
        <w:right w:val="none" w:sz="0" w:space="0" w:color="auto"/>
      </w:divBdr>
    </w:div>
    <w:div w:id="1697845120">
      <w:bodyDiv w:val="1"/>
      <w:marLeft w:val="0"/>
      <w:marRight w:val="0"/>
      <w:marTop w:val="0"/>
      <w:marBottom w:val="0"/>
      <w:divBdr>
        <w:top w:val="none" w:sz="0" w:space="0" w:color="auto"/>
        <w:left w:val="none" w:sz="0" w:space="0" w:color="auto"/>
        <w:bottom w:val="none" w:sz="0" w:space="0" w:color="auto"/>
        <w:right w:val="none" w:sz="0" w:space="0" w:color="auto"/>
      </w:divBdr>
    </w:div>
    <w:div w:id="1699312113">
      <w:bodyDiv w:val="1"/>
      <w:marLeft w:val="0"/>
      <w:marRight w:val="0"/>
      <w:marTop w:val="0"/>
      <w:marBottom w:val="0"/>
      <w:divBdr>
        <w:top w:val="none" w:sz="0" w:space="0" w:color="auto"/>
        <w:left w:val="none" w:sz="0" w:space="0" w:color="auto"/>
        <w:bottom w:val="none" w:sz="0" w:space="0" w:color="auto"/>
        <w:right w:val="none" w:sz="0" w:space="0" w:color="auto"/>
      </w:divBdr>
    </w:div>
    <w:div w:id="1702170614">
      <w:bodyDiv w:val="1"/>
      <w:marLeft w:val="0"/>
      <w:marRight w:val="0"/>
      <w:marTop w:val="0"/>
      <w:marBottom w:val="0"/>
      <w:divBdr>
        <w:top w:val="none" w:sz="0" w:space="0" w:color="auto"/>
        <w:left w:val="none" w:sz="0" w:space="0" w:color="auto"/>
        <w:bottom w:val="none" w:sz="0" w:space="0" w:color="auto"/>
        <w:right w:val="none" w:sz="0" w:space="0" w:color="auto"/>
      </w:divBdr>
    </w:div>
    <w:div w:id="1724525689">
      <w:bodyDiv w:val="1"/>
      <w:marLeft w:val="0"/>
      <w:marRight w:val="0"/>
      <w:marTop w:val="0"/>
      <w:marBottom w:val="0"/>
      <w:divBdr>
        <w:top w:val="none" w:sz="0" w:space="0" w:color="auto"/>
        <w:left w:val="none" w:sz="0" w:space="0" w:color="auto"/>
        <w:bottom w:val="none" w:sz="0" w:space="0" w:color="auto"/>
        <w:right w:val="none" w:sz="0" w:space="0" w:color="auto"/>
      </w:divBdr>
    </w:div>
    <w:div w:id="1735665106">
      <w:bodyDiv w:val="1"/>
      <w:marLeft w:val="0"/>
      <w:marRight w:val="0"/>
      <w:marTop w:val="0"/>
      <w:marBottom w:val="0"/>
      <w:divBdr>
        <w:top w:val="none" w:sz="0" w:space="0" w:color="auto"/>
        <w:left w:val="none" w:sz="0" w:space="0" w:color="auto"/>
        <w:bottom w:val="none" w:sz="0" w:space="0" w:color="auto"/>
        <w:right w:val="none" w:sz="0" w:space="0" w:color="auto"/>
      </w:divBdr>
    </w:div>
    <w:div w:id="1735809813">
      <w:bodyDiv w:val="1"/>
      <w:marLeft w:val="0"/>
      <w:marRight w:val="0"/>
      <w:marTop w:val="0"/>
      <w:marBottom w:val="0"/>
      <w:divBdr>
        <w:top w:val="none" w:sz="0" w:space="0" w:color="auto"/>
        <w:left w:val="none" w:sz="0" w:space="0" w:color="auto"/>
        <w:bottom w:val="none" w:sz="0" w:space="0" w:color="auto"/>
        <w:right w:val="none" w:sz="0" w:space="0" w:color="auto"/>
      </w:divBdr>
      <w:divsChild>
        <w:div w:id="1740133264">
          <w:marLeft w:val="0"/>
          <w:marRight w:val="0"/>
          <w:marTop w:val="0"/>
          <w:marBottom w:val="0"/>
          <w:divBdr>
            <w:top w:val="none" w:sz="0" w:space="0" w:color="auto"/>
            <w:left w:val="none" w:sz="0" w:space="0" w:color="auto"/>
            <w:bottom w:val="none" w:sz="0" w:space="0" w:color="auto"/>
            <w:right w:val="none" w:sz="0" w:space="0" w:color="auto"/>
          </w:divBdr>
          <w:divsChild>
            <w:div w:id="6832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12124">
      <w:bodyDiv w:val="1"/>
      <w:marLeft w:val="0"/>
      <w:marRight w:val="0"/>
      <w:marTop w:val="0"/>
      <w:marBottom w:val="0"/>
      <w:divBdr>
        <w:top w:val="none" w:sz="0" w:space="0" w:color="auto"/>
        <w:left w:val="none" w:sz="0" w:space="0" w:color="auto"/>
        <w:bottom w:val="none" w:sz="0" w:space="0" w:color="auto"/>
        <w:right w:val="none" w:sz="0" w:space="0" w:color="auto"/>
      </w:divBdr>
    </w:div>
    <w:div w:id="1763915239">
      <w:bodyDiv w:val="1"/>
      <w:marLeft w:val="0"/>
      <w:marRight w:val="0"/>
      <w:marTop w:val="0"/>
      <w:marBottom w:val="0"/>
      <w:divBdr>
        <w:top w:val="none" w:sz="0" w:space="0" w:color="auto"/>
        <w:left w:val="none" w:sz="0" w:space="0" w:color="auto"/>
        <w:bottom w:val="none" w:sz="0" w:space="0" w:color="auto"/>
        <w:right w:val="none" w:sz="0" w:space="0" w:color="auto"/>
      </w:divBdr>
    </w:div>
    <w:div w:id="1821145910">
      <w:bodyDiv w:val="1"/>
      <w:marLeft w:val="0"/>
      <w:marRight w:val="0"/>
      <w:marTop w:val="0"/>
      <w:marBottom w:val="0"/>
      <w:divBdr>
        <w:top w:val="none" w:sz="0" w:space="0" w:color="auto"/>
        <w:left w:val="none" w:sz="0" w:space="0" w:color="auto"/>
        <w:bottom w:val="none" w:sz="0" w:space="0" w:color="auto"/>
        <w:right w:val="none" w:sz="0" w:space="0" w:color="auto"/>
      </w:divBdr>
    </w:div>
    <w:div w:id="1824006154">
      <w:bodyDiv w:val="1"/>
      <w:marLeft w:val="0"/>
      <w:marRight w:val="0"/>
      <w:marTop w:val="0"/>
      <w:marBottom w:val="0"/>
      <w:divBdr>
        <w:top w:val="none" w:sz="0" w:space="0" w:color="auto"/>
        <w:left w:val="none" w:sz="0" w:space="0" w:color="auto"/>
        <w:bottom w:val="none" w:sz="0" w:space="0" w:color="auto"/>
        <w:right w:val="none" w:sz="0" w:space="0" w:color="auto"/>
      </w:divBdr>
    </w:div>
    <w:div w:id="1847205084">
      <w:bodyDiv w:val="1"/>
      <w:marLeft w:val="0"/>
      <w:marRight w:val="0"/>
      <w:marTop w:val="0"/>
      <w:marBottom w:val="0"/>
      <w:divBdr>
        <w:top w:val="none" w:sz="0" w:space="0" w:color="auto"/>
        <w:left w:val="none" w:sz="0" w:space="0" w:color="auto"/>
        <w:bottom w:val="none" w:sz="0" w:space="0" w:color="auto"/>
        <w:right w:val="none" w:sz="0" w:space="0" w:color="auto"/>
      </w:divBdr>
    </w:div>
    <w:div w:id="1893342562">
      <w:bodyDiv w:val="1"/>
      <w:marLeft w:val="0"/>
      <w:marRight w:val="0"/>
      <w:marTop w:val="0"/>
      <w:marBottom w:val="0"/>
      <w:divBdr>
        <w:top w:val="none" w:sz="0" w:space="0" w:color="auto"/>
        <w:left w:val="none" w:sz="0" w:space="0" w:color="auto"/>
        <w:bottom w:val="none" w:sz="0" w:space="0" w:color="auto"/>
        <w:right w:val="none" w:sz="0" w:space="0" w:color="auto"/>
      </w:divBdr>
    </w:div>
    <w:div w:id="1896046865">
      <w:bodyDiv w:val="1"/>
      <w:marLeft w:val="0"/>
      <w:marRight w:val="0"/>
      <w:marTop w:val="0"/>
      <w:marBottom w:val="0"/>
      <w:divBdr>
        <w:top w:val="none" w:sz="0" w:space="0" w:color="auto"/>
        <w:left w:val="none" w:sz="0" w:space="0" w:color="auto"/>
        <w:bottom w:val="none" w:sz="0" w:space="0" w:color="auto"/>
        <w:right w:val="none" w:sz="0" w:space="0" w:color="auto"/>
      </w:divBdr>
    </w:div>
    <w:div w:id="1908372174">
      <w:bodyDiv w:val="1"/>
      <w:marLeft w:val="0"/>
      <w:marRight w:val="0"/>
      <w:marTop w:val="0"/>
      <w:marBottom w:val="0"/>
      <w:divBdr>
        <w:top w:val="none" w:sz="0" w:space="0" w:color="auto"/>
        <w:left w:val="none" w:sz="0" w:space="0" w:color="auto"/>
        <w:bottom w:val="none" w:sz="0" w:space="0" w:color="auto"/>
        <w:right w:val="none" w:sz="0" w:space="0" w:color="auto"/>
      </w:divBdr>
    </w:div>
    <w:div w:id="1946108576">
      <w:bodyDiv w:val="1"/>
      <w:marLeft w:val="0"/>
      <w:marRight w:val="0"/>
      <w:marTop w:val="0"/>
      <w:marBottom w:val="0"/>
      <w:divBdr>
        <w:top w:val="none" w:sz="0" w:space="0" w:color="auto"/>
        <w:left w:val="none" w:sz="0" w:space="0" w:color="auto"/>
        <w:bottom w:val="none" w:sz="0" w:space="0" w:color="auto"/>
        <w:right w:val="none" w:sz="0" w:space="0" w:color="auto"/>
      </w:divBdr>
    </w:div>
    <w:div w:id="1974749675">
      <w:bodyDiv w:val="1"/>
      <w:marLeft w:val="0"/>
      <w:marRight w:val="0"/>
      <w:marTop w:val="0"/>
      <w:marBottom w:val="0"/>
      <w:divBdr>
        <w:top w:val="none" w:sz="0" w:space="0" w:color="auto"/>
        <w:left w:val="none" w:sz="0" w:space="0" w:color="auto"/>
        <w:bottom w:val="none" w:sz="0" w:space="0" w:color="auto"/>
        <w:right w:val="none" w:sz="0" w:space="0" w:color="auto"/>
      </w:divBdr>
      <w:divsChild>
        <w:div w:id="942802704">
          <w:marLeft w:val="0"/>
          <w:marRight w:val="0"/>
          <w:marTop w:val="0"/>
          <w:marBottom w:val="0"/>
          <w:divBdr>
            <w:top w:val="none" w:sz="0" w:space="0" w:color="auto"/>
            <w:left w:val="none" w:sz="0" w:space="0" w:color="auto"/>
            <w:bottom w:val="none" w:sz="0" w:space="0" w:color="auto"/>
            <w:right w:val="none" w:sz="0" w:space="0" w:color="auto"/>
          </w:divBdr>
          <w:divsChild>
            <w:div w:id="8466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7612">
      <w:bodyDiv w:val="1"/>
      <w:marLeft w:val="0"/>
      <w:marRight w:val="0"/>
      <w:marTop w:val="0"/>
      <w:marBottom w:val="0"/>
      <w:divBdr>
        <w:top w:val="none" w:sz="0" w:space="0" w:color="auto"/>
        <w:left w:val="none" w:sz="0" w:space="0" w:color="auto"/>
        <w:bottom w:val="none" w:sz="0" w:space="0" w:color="auto"/>
        <w:right w:val="none" w:sz="0" w:space="0" w:color="auto"/>
      </w:divBdr>
    </w:div>
    <w:div w:id="2032997346">
      <w:bodyDiv w:val="1"/>
      <w:marLeft w:val="0"/>
      <w:marRight w:val="0"/>
      <w:marTop w:val="0"/>
      <w:marBottom w:val="0"/>
      <w:divBdr>
        <w:top w:val="none" w:sz="0" w:space="0" w:color="auto"/>
        <w:left w:val="none" w:sz="0" w:space="0" w:color="auto"/>
        <w:bottom w:val="none" w:sz="0" w:space="0" w:color="auto"/>
        <w:right w:val="none" w:sz="0" w:space="0" w:color="auto"/>
      </w:divBdr>
    </w:div>
    <w:div w:id="2049060336">
      <w:bodyDiv w:val="1"/>
      <w:marLeft w:val="0"/>
      <w:marRight w:val="0"/>
      <w:marTop w:val="0"/>
      <w:marBottom w:val="0"/>
      <w:divBdr>
        <w:top w:val="none" w:sz="0" w:space="0" w:color="auto"/>
        <w:left w:val="none" w:sz="0" w:space="0" w:color="auto"/>
        <w:bottom w:val="none" w:sz="0" w:space="0" w:color="auto"/>
        <w:right w:val="none" w:sz="0" w:space="0" w:color="auto"/>
      </w:divBdr>
    </w:div>
    <w:div w:id="2057926345">
      <w:bodyDiv w:val="1"/>
      <w:marLeft w:val="0"/>
      <w:marRight w:val="0"/>
      <w:marTop w:val="0"/>
      <w:marBottom w:val="0"/>
      <w:divBdr>
        <w:top w:val="none" w:sz="0" w:space="0" w:color="auto"/>
        <w:left w:val="none" w:sz="0" w:space="0" w:color="auto"/>
        <w:bottom w:val="none" w:sz="0" w:space="0" w:color="auto"/>
        <w:right w:val="none" w:sz="0" w:space="0" w:color="auto"/>
      </w:divBdr>
    </w:div>
    <w:div w:id="2060739859">
      <w:bodyDiv w:val="1"/>
      <w:marLeft w:val="0"/>
      <w:marRight w:val="0"/>
      <w:marTop w:val="0"/>
      <w:marBottom w:val="0"/>
      <w:divBdr>
        <w:top w:val="none" w:sz="0" w:space="0" w:color="auto"/>
        <w:left w:val="none" w:sz="0" w:space="0" w:color="auto"/>
        <w:bottom w:val="none" w:sz="0" w:space="0" w:color="auto"/>
        <w:right w:val="none" w:sz="0" w:space="0" w:color="auto"/>
      </w:divBdr>
    </w:div>
    <w:div w:id="2117363156">
      <w:bodyDiv w:val="1"/>
      <w:marLeft w:val="0"/>
      <w:marRight w:val="0"/>
      <w:marTop w:val="0"/>
      <w:marBottom w:val="0"/>
      <w:divBdr>
        <w:top w:val="none" w:sz="0" w:space="0" w:color="auto"/>
        <w:left w:val="none" w:sz="0" w:space="0" w:color="auto"/>
        <w:bottom w:val="none" w:sz="0" w:space="0" w:color="auto"/>
        <w:right w:val="none" w:sz="0" w:space="0" w:color="auto"/>
      </w:divBdr>
    </w:div>
    <w:div w:id="2123765762">
      <w:bodyDiv w:val="1"/>
      <w:marLeft w:val="0"/>
      <w:marRight w:val="0"/>
      <w:marTop w:val="0"/>
      <w:marBottom w:val="0"/>
      <w:divBdr>
        <w:top w:val="none" w:sz="0" w:space="0" w:color="auto"/>
        <w:left w:val="none" w:sz="0" w:space="0" w:color="auto"/>
        <w:bottom w:val="none" w:sz="0" w:space="0" w:color="auto"/>
        <w:right w:val="none" w:sz="0" w:space="0" w:color="auto"/>
      </w:divBdr>
    </w:div>
    <w:div w:id="214580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21.jpg"/><Relationship Id="rId21" Type="http://schemas.openxmlformats.org/officeDocument/2006/relationships/image" Target="media/image10.wmf"/><Relationship Id="rId34" Type="http://schemas.openxmlformats.org/officeDocument/2006/relationships/image" Target="media/image18.wmf"/><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image" Target="media/image1.jpg"/><Relationship Id="rId71" Type="http://schemas.openxmlformats.org/officeDocument/2006/relationships/image" Target="media/image53.png"/><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4.jpg"/><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image" Target="media/image17.wmf"/><Relationship Id="rId37" Type="http://schemas.openxmlformats.org/officeDocument/2006/relationships/oleObject" Target="embeddings/oleObject12.bin"/><Relationship Id="rId40" Type="http://schemas.openxmlformats.org/officeDocument/2006/relationships/image" Target="media/image22.jp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image" Target="media/image19.wmf"/><Relationship Id="rId49" Type="http://schemas.openxmlformats.org/officeDocument/2006/relationships/image" Target="media/image31.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image" Target="media/image4.wmf"/><Relationship Id="rId19" Type="http://schemas.openxmlformats.org/officeDocument/2006/relationships/image" Target="media/image9.wmf"/><Relationship Id="rId31" Type="http://schemas.openxmlformats.org/officeDocument/2006/relationships/image" Target="media/image16.jp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image" Target="media/image15.png"/><Relationship Id="rId35" Type="http://schemas.openxmlformats.org/officeDocument/2006/relationships/oleObject" Target="embeddings/oleObject11.bin"/><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2.jpg"/><Relationship Id="rId51" Type="http://schemas.openxmlformats.org/officeDocument/2006/relationships/image" Target="media/image33.png"/><Relationship Id="rId72" Type="http://schemas.openxmlformats.org/officeDocument/2006/relationships/image" Target="media/image5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oleObject" Target="embeddings/oleObject10.bin"/><Relationship Id="rId38" Type="http://schemas.openxmlformats.org/officeDocument/2006/relationships/image" Target="media/image20.jp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oleObject" Target="embeddings/oleObject5.bin"/><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E3435-AD20-4E1A-B4F0-056574DE9D49}">
  <we:reference id="wa200000368" version="1.0.0.0" store="en-US" storeType="OMEX"/>
  <we:alternateReferences>
    <we:reference id="WA200000368" version="1.0.0.0" store="" storeType="OMEX"/>
  </we:alternateReferences>
  <we:properties>
    <we:property name="documentId" value="&quot;613828b9d10eac6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139</TotalTime>
  <Pages>47</Pages>
  <Words>16296</Words>
  <Characters>92888</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singh</cp:lastModifiedBy>
  <cp:revision>78</cp:revision>
  <cp:lastPrinted>2025-12-10T15:03:00Z</cp:lastPrinted>
  <dcterms:created xsi:type="dcterms:W3CDTF">2026-08-15T13:42:00Z</dcterms:created>
  <dcterms:modified xsi:type="dcterms:W3CDTF">2026-10-02T04:30:00Z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c8d91299-f852-407e-b774-6f9e78fb5221</vt:lpwstr>
  </property>
</Properties>
</file>